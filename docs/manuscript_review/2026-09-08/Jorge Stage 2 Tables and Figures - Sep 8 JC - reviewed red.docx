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AEE747" w14:textId="77777777" w:rsidR="006A6938" w:rsidRPr="003643A3" w:rsidRDefault="006A6938" w:rsidP="00AA3547"/>
    <w:p w14:paraId="5491C2E9" w14:textId="5A89B8CE" w:rsidR="00FE0260" w:rsidRPr="003643A3" w:rsidRDefault="00D92DA1" w:rsidP="00AA3547">
      <w:del w:id="0" w:author="Jorge Eduardo Castro Cruces" w:date="2026-09-08T10:56:00Z" w16du:dateUtc="2026-09-08T09:56:00Z">
        <w:r w:rsidRPr="003643A3" w:rsidDel="00370212">
          <w:rPr>
            <w:noProof/>
          </w:rPr>
          <w:drawing>
            <wp:inline distT="0" distB="0" distL="0" distR="0" wp14:anchorId="07353462" wp14:editId="4BB0F9D2">
              <wp:extent cx="6059606" cy="4979532"/>
              <wp:effectExtent l="0" t="0" r="0" b="0"/>
              <wp:docPr id="29640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407005" name="Picture 296407005"/>
                      <pic:cNvPicPr/>
                    </pic:nvPicPr>
                    <pic:blipFill>
                      <a:blip r:embed="rId6"/>
                      <a:stretch>
                        <a:fillRect/>
                      </a:stretch>
                    </pic:blipFill>
                    <pic:spPr>
                      <a:xfrm>
                        <a:off x="0" y="0"/>
                        <a:ext cx="6072893" cy="4990451"/>
                      </a:xfrm>
                      <a:prstGeom prst="rect">
                        <a:avLst/>
                      </a:prstGeom>
                    </pic:spPr>
                  </pic:pic>
                </a:graphicData>
              </a:graphic>
            </wp:inline>
          </w:drawing>
        </w:r>
      </w:del>
      <w:ins w:id="1" w:author="Jorge Eduardo Castro Cruces" w:date="2026-09-08T11:12:00Z" w16du:dateUtc="2026-09-08T10:12:00Z">
        <w:r w:rsidR="00397BE7">
          <w:rPr>
            <w:noProof/>
            <w14:ligatures w14:val="standardContextual"/>
          </w:rPr>
          <w:drawing>
            <wp:inline distT="0" distB="0" distL="0" distR="0" wp14:anchorId="708392D8" wp14:editId="0C052CBC">
              <wp:extent cx="6109335" cy="4834890"/>
              <wp:effectExtent l="0" t="0" r="0" b="0"/>
              <wp:docPr id="14853449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44935" name="Picture 1485344935"/>
                      <pic:cNvPicPr/>
                    </pic:nvPicPr>
                    <pic:blipFill>
                      <a:blip r:embed="rId7"/>
                      <a:stretch>
                        <a:fillRect/>
                      </a:stretch>
                    </pic:blipFill>
                    <pic:spPr>
                      <a:xfrm>
                        <a:off x="0" y="0"/>
                        <a:ext cx="6109335" cy="4834890"/>
                      </a:xfrm>
                      <a:prstGeom prst="rect">
                        <a:avLst/>
                      </a:prstGeom>
                    </pic:spPr>
                  </pic:pic>
                </a:graphicData>
              </a:graphic>
            </wp:inline>
          </w:drawing>
        </w:r>
      </w:ins>
    </w:p>
    <w:p w14:paraId="3A5928B9" w14:textId="77777777" w:rsidR="001544E0" w:rsidRDefault="001544E0" w:rsidP="00AA3547">
      <w:pPr>
        <w:rPr>
          <w:rStyle w:val="Strong"/>
        </w:rPr>
      </w:pPr>
      <w:bookmarkStart w:id="2" w:name="OLE_LINK5"/>
    </w:p>
    <w:p w14:paraId="0B95FD53" w14:textId="0906DC2B" w:rsidR="00235764" w:rsidRPr="003643A3" w:rsidRDefault="00235764" w:rsidP="00AA3547">
      <w:pPr>
        <w:rPr>
          <w:b/>
          <w:bCs/>
        </w:rPr>
      </w:pPr>
      <w:r w:rsidRPr="003643A3">
        <w:rPr>
          <w:rStyle w:val="Strong"/>
        </w:rPr>
        <w:t>Fig</w:t>
      </w:r>
      <w:r w:rsidR="00E47285" w:rsidRPr="003643A3">
        <w:rPr>
          <w:rStyle w:val="Strong"/>
        </w:rPr>
        <w:t>ure</w:t>
      </w:r>
      <w:r w:rsidRPr="003643A3">
        <w:rPr>
          <w:rStyle w:val="Strong"/>
        </w:rPr>
        <w:t xml:space="preserve"> 1. </w:t>
      </w:r>
      <w:r w:rsidR="00C417CE" w:rsidRPr="003643A3">
        <w:rPr>
          <w:rStyle w:val="Strong"/>
        </w:rPr>
        <w:t xml:space="preserve">Modified WLNM for </w:t>
      </w:r>
      <w:r w:rsidRPr="003643A3">
        <w:rPr>
          <w:rStyle w:val="Strong"/>
        </w:rPr>
        <w:t>link prediction in food webs.</w:t>
      </w:r>
      <w:r w:rsidRPr="003643A3">
        <w:t xml:space="preserve"> </w:t>
      </w:r>
      <w:r w:rsidRPr="003643A3">
        <w:rPr>
          <w:rStyle w:val="Strong"/>
        </w:rPr>
        <w:t>a</w:t>
      </w:r>
      <w:r w:rsidRPr="003643A3">
        <w:t xml:space="preserve"> </w:t>
      </w:r>
      <w:proofErr w:type="gramStart"/>
      <w:ins w:id="3" w:author="Jorge Eduardo Castro Cruces" w:date="2026-09-08T11:25:00Z" w16du:dateUtc="2026-09-08T10:25:00Z">
        <w:r w:rsidR="00525BB4">
          <w:t>The</w:t>
        </w:r>
        <w:proofErr w:type="gramEnd"/>
        <w:r w:rsidR="00525BB4">
          <w:t xml:space="preserve"> observed directed food web, containing positive </w:t>
        </w:r>
      </w:ins>
      <w:ins w:id="4" w:author="Jorge Eduardo Castro Cruces" w:date="2026-09-08T11:26:00Z" w16du:dateUtc="2026-09-08T10:26:00Z">
        <w:r w:rsidR="00525BB4">
          <w:t>links</w:t>
        </w:r>
      </w:ins>
      <w:ins w:id="5" w:author="Jorge Eduardo Castro Cruces" w:date="2026-09-08T11:25:00Z" w16du:dateUtc="2026-09-08T10:25:00Z">
        <w:r w:rsidR="00525BB4">
          <w:t xml:space="preserve">, is partitioned into training </w:t>
        </w:r>
      </w:ins>
      <w:ins w:id="6" w:author="Jorge Eduardo Castro Cruces" w:date="2026-09-08T11:31:00Z" w16du:dateUtc="2026-09-08T10:31:00Z">
        <w:r w:rsidR="00E01A5B">
          <w:t xml:space="preserve">and </w:t>
        </w:r>
      </w:ins>
      <w:ins w:id="7" w:author="Jorge Eduardo Castro Cruces" w:date="2026-09-08T11:25:00Z" w16du:dateUtc="2026-09-08T10:25:00Z">
        <w:r w:rsidR="00525BB4">
          <w:t xml:space="preserve">test </w:t>
        </w:r>
      </w:ins>
      <w:ins w:id="8" w:author="Jorge Eduardo Castro Cruces" w:date="2026-09-08T11:30:00Z" w16du:dateUtc="2026-09-08T10:30:00Z">
        <w:r w:rsidR="00525BB4">
          <w:t>set</w:t>
        </w:r>
      </w:ins>
      <w:ins w:id="9" w:author="Jorge Eduardo Castro Cruces" w:date="2026-09-08T11:31:00Z" w16du:dateUtc="2026-09-08T10:31:00Z">
        <w:r w:rsidR="004654BE">
          <w:t>s</w:t>
        </w:r>
      </w:ins>
      <w:del w:id="10" w:author="Jorge Eduardo Castro Cruces" w:date="2026-09-08T11:25:00Z" w16du:dateUtc="2026-09-08T10:25:00Z">
        <w:r w:rsidRPr="003643A3" w:rsidDel="00525BB4">
          <w:delText>An example food web with known trophic interactions</w:delText>
        </w:r>
      </w:del>
      <w:r w:rsidRPr="003643A3">
        <w:t>.</w:t>
      </w:r>
      <w:ins w:id="11" w:author="Jorge Eduardo Castro Cruces" w:date="2026-09-08T11:28:00Z" w16du:dateUtc="2026-09-08T10:28:00Z">
        <w:r w:rsidR="00525BB4">
          <w:t xml:space="preserve"> </w:t>
        </w:r>
      </w:ins>
      <w:ins w:id="12" w:author="Jorge Eduardo Castro Cruces" w:date="2026-09-08T12:32:00Z" w16du:dateUtc="2026-09-08T11:32:00Z">
        <w:r w:rsidR="00D600A7">
          <w:rPr>
            <w:rStyle w:val="Strong"/>
            <w:rFonts w:eastAsiaTheme="majorEastAsia"/>
          </w:rPr>
          <w:t>b</w:t>
        </w:r>
      </w:ins>
      <w:ins w:id="13" w:author="Jorge Eduardo Castro Cruces" w:date="2026-09-08T11:28:00Z" w16du:dateUtc="2026-09-08T10:28:00Z">
        <w:r w:rsidR="00525BB4" w:rsidRPr="003643A3">
          <w:t xml:space="preserve"> </w:t>
        </w:r>
      </w:ins>
      <w:ins w:id="14" w:author="Jorge Eduardo Castro Cruces" w:date="2026-09-08T11:29:00Z" w16du:dateUtc="2026-09-08T10:29:00Z">
        <w:r w:rsidR="00525BB4">
          <w:t>Negative links</w:t>
        </w:r>
      </w:ins>
      <w:ins w:id="15" w:author="Jorge Eduardo Castro Cruces" w:date="2026-09-08T11:28:00Z" w16du:dateUtc="2026-09-08T10:28:00Z">
        <w:r w:rsidR="00525BB4">
          <w:t xml:space="preserve"> are </w:t>
        </w:r>
      </w:ins>
      <w:ins w:id="16" w:author="Jorge Eduardo Castro Cruces" w:date="2026-09-08T11:29:00Z" w16du:dateUtc="2026-09-08T10:29:00Z">
        <w:r w:rsidR="00525BB4">
          <w:t xml:space="preserve">generated </w:t>
        </w:r>
      </w:ins>
      <w:ins w:id="17" w:author="Jorge Eduardo Castro Cruces" w:date="2026-09-08T11:30:00Z" w16du:dateUtc="2026-09-08T10:30:00Z">
        <w:r w:rsidR="00BB345B">
          <w:t>using</w:t>
        </w:r>
      </w:ins>
      <w:ins w:id="18" w:author="Jorge Eduardo Castro Cruces" w:date="2026-09-08T11:29:00Z" w16du:dateUtc="2026-09-08T10:29:00Z">
        <w:r w:rsidR="00525BB4">
          <w:t xml:space="preserve"> e</w:t>
        </w:r>
      </w:ins>
      <w:ins w:id="19" w:author="Jorge Eduardo Castro Cruces" w:date="2026-09-08T11:28:00Z" w16du:dateUtc="2026-09-08T10:28:00Z">
        <w:r w:rsidR="00525BB4">
          <w:t>cological constraints to define the eligible negative pool, from which negative links are sampled and partitioned into training and test sets.</w:t>
        </w:r>
      </w:ins>
      <w:del w:id="20" w:author="Jorge Eduardo Castro Cruces" w:date="2026-09-08T11:27:00Z" w16du:dateUtc="2026-09-08T10:27:00Z">
        <w:r w:rsidRPr="003643A3" w:rsidDel="00525BB4">
          <w:delText xml:space="preserve"> For a candidate interaction </w:delText>
        </w:r>
        <w:r w:rsidR="00981D17" w:rsidRPr="00981D17" w:rsidDel="00525BB4">
          <w:rPr>
            <w:i/>
            <w:iCs/>
          </w:rPr>
          <w:delText>u→v</w:delText>
        </w:r>
        <w:r w:rsidRPr="003643A3" w:rsidDel="00525BB4">
          <w:delText xml:space="preserve">, the focal source and target species are selected from the </w:delText>
        </w:r>
        <w:r w:rsidR="00CE6F84" w:rsidRPr="003643A3" w:rsidDel="00525BB4">
          <w:delText>food web</w:delText>
        </w:r>
        <w:r w:rsidRPr="003643A3" w:rsidDel="00525BB4">
          <w:delText>.</w:delText>
        </w:r>
      </w:del>
      <w:r w:rsidRPr="003643A3">
        <w:t xml:space="preserve"> </w:t>
      </w:r>
      <w:ins w:id="21" w:author="Jorge Eduardo Castro Cruces" w:date="2026-09-08T11:28:00Z" w16du:dateUtc="2026-09-08T10:28:00Z">
        <w:r w:rsidR="00525BB4">
          <w:rPr>
            <w:rStyle w:val="Strong"/>
            <w:rFonts w:eastAsiaTheme="majorEastAsia"/>
          </w:rPr>
          <w:t>c</w:t>
        </w:r>
      </w:ins>
      <w:del w:id="22" w:author="Jorge Eduardo Castro Cruces" w:date="2026-09-08T11:28:00Z" w16du:dateUtc="2026-09-08T10:28:00Z">
        <w:r w:rsidRPr="003643A3" w:rsidDel="00525BB4">
          <w:rPr>
            <w:rStyle w:val="Strong"/>
            <w:rFonts w:eastAsiaTheme="majorEastAsia"/>
          </w:rPr>
          <w:delText>b</w:delText>
        </w:r>
      </w:del>
      <w:r w:rsidRPr="003643A3">
        <w:t xml:space="preserve"> A directed enclosing </w:t>
      </w:r>
      <w:r w:rsidR="001A0303" w:rsidRPr="003643A3">
        <w:t>substructure</w:t>
      </w:r>
      <w:r w:rsidRPr="003643A3">
        <w:t xml:space="preserve"> around the focal pair is extracted while preserving the </w:t>
      </w:r>
      <w:r w:rsidR="00CE6F84" w:rsidRPr="003643A3">
        <w:t>direction</w:t>
      </w:r>
      <w:r w:rsidRPr="003643A3">
        <w:t xml:space="preserve"> of </w:t>
      </w:r>
      <w:r w:rsidR="00CE6F84" w:rsidRPr="003643A3">
        <w:t>their</w:t>
      </w:r>
      <w:r w:rsidRPr="003643A3">
        <w:t xml:space="preserve"> interactions. </w:t>
      </w:r>
      <w:del w:id="23" w:author="Jorge Eduardo Castro Cruces" w:date="2026-09-08T11:28:00Z" w16du:dateUtc="2026-09-08T10:28:00Z">
        <w:r w:rsidRPr="003643A3" w:rsidDel="00525BB4">
          <w:rPr>
            <w:rStyle w:val="Strong"/>
            <w:rFonts w:eastAsiaTheme="majorEastAsia"/>
          </w:rPr>
          <w:delText>c</w:delText>
        </w:r>
        <w:r w:rsidRPr="003643A3" w:rsidDel="00525BB4">
          <w:rPr>
            <w:rStyle w:val="Strong"/>
            <w:rFonts w:eastAsiaTheme="majorEastAsia"/>
            <w:b w:val="0"/>
            <w:bCs w:val="0"/>
          </w:rPr>
          <w:delText xml:space="preserve"> </w:delText>
        </w:r>
        <w:r w:rsidRPr="003643A3" w:rsidDel="00525BB4">
          <w:delText xml:space="preserve">The extracted </w:delText>
        </w:r>
        <w:r w:rsidR="001A0303" w:rsidRPr="003643A3" w:rsidDel="00525BB4">
          <w:delText>substructure</w:delText>
        </w:r>
        <w:r w:rsidRPr="003643A3" w:rsidDel="00525BB4">
          <w:delText xml:space="preserve"> is assigned initial Palette-WL colours based on each node’s geometric-mean distance to the candidate endpoints, centring the representation on the focal interaction. </w:delText>
        </w:r>
      </w:del>
      <w:r w:rsidRPr="003643A3">
        <w:rPr>
          <w:rStyle w:val="Strong"/>
          <w:rFonts w:eastAsiaTheme="majorEastAsia"/>
        </w:rPr>
        <w:t>d</w:t>
      </w:r>
      <w:r w:rsidRPr="003643A3">
        <w:t xml:space="preserve"> </w:t>
      </w:r>
      <w:proofErr w:type="gramStart"/>
      <w:r w:rsidRPr="003643A3">
        <w:t>The</w:t>
      </w:r>
      <w:proofErr w:type="gramEnd"/>
      <w:r w:rsidRPr="003643A3">
        <w:t xml:space="preserve"> initially coloured subgraph is then refined using Palette-WL and canonically relabelled, producing a consistent node ordering for subsequent matrix encoding. </w:t>
      </w:r>
      <w:r w:rsidRPr="003643A3">
        <w:rPr>
          <w:rStyle w:val="Strong"/>
        </w:rPr>
        <w:t>e</w:t>
      </w:r>
      <w:r w:rsidRPr="003643A3">
        <w:t xml:space="preserve"> </w:t>
      </w:r>
      <w:proofErr w:type="gramStart"/>
      <w:r w:rsidR="001A0303" w:rsidRPr="003643A3">
        <w:t>The</w:t>
      </w:r>
      <w:proofErr w:type="gramEnd"/>
      <w:r w:rsidR="001A0303" w:rsidRPr="003643A3">
        <w:t xml:space="preserve"> o</w:t>
      </w:r>
      <w:r w:rsidRPr="003643A3">
        <w:t xml:space="preserve">rdered </w:t>
      </w:r>
      <w:r w:rsidR="001A0303" w:rsidRPr="003643A3">
        <w:t xml:space="preserve">substructure </w:t>
      </w:r>
      <w:r w:rsidRPr="003643A3">
        <w:t xml:space="preserve">is converted into a fixed-length vector representation, with the </w:t>
      </w:r>
      <w:r>
        <w:rPr/>
        <w:t xml:space="preserve">entry </w:t>
      </w:r>
      <w:r>
        <w:rPr>
          <w:color w:val="FF0000"/>
        </w:rPr>
        <w:t xml:space="preserve">marked by a question mark illustrating</w:t>
      </w:r>
      <w:r>
        <w:rPr/>
        <w:t xml:space="preserve"> the </w:t>
      </w:r>
      <w:r>
        <w:rPr>
          <w:color w:val="FF0000"/>
        </w:rPr>
        <w:t xml:space="preserve">focal-link position. The binary</w:t>
      </w:r>
      <w:r>
        <w:rPr/>
        <w:t xml:space="preserve"> matrix </w:t>
      </w:r>
      <w:r>
        <w:rPr>
          <w:color w:val="FF0000"/>
        </w:rPr>
        <w:t xml:space="preserve">and</w:t>
      </w:r>
      <w:r>
        <w:rPr/>
        <w:t xml:space="preserve"> </w:t>
      </w:r>
      <w:r>
        <w:rPr>
          <w:color w:val="FF0000"/>
        </w:rPr>
        <w:t xml:space="preserve">focal-node ordering are schematic. In the implementation, the focal interaction is removed from the binary subgraph used for relabelling; the weighted input is constructed separately,</w:t>
      </w:r>
      <w:r>
        <w:rPr/>
        <w:t xml:space="preserve"> with the </w:t>
      </w:r>
      <w:r>
        <w:rPr>
          <w:color w:val="FF0000"/>
        </w:rPr>
        <w:t xml:space="preserve">masking</w:t>
      </w:r>
      <w:r>
        <w:rPr/>
        <w:t xml:space="preserve"> </w:t>
      </w:r>
      <w:r>
        <w:rPr>
          <w:color w:val="FF0000"/>
        </w:rPr>
        <w:t xml:space="preserve">limitation</w:t>
      </w:r>
      <w:r>
        <w:rPr/>
        <w:t xml:space="preserve"> </w:t>
      </w:r>
      <w:r>
        <w:rPr>
          <w:color w:val="FF0000"/>
        </w:rPr>
        <w:t xml:space="preserve">described</w:t>
      </w:r>
      <w:r w:rsidR="00CE6F84" w:rsidRPr="003643A3">
        <w:t xml:space="preserve"> </w:t>
      </w:r>
      <w:r>
        <w:rPr>
          <w:color w:val="FF0000"/>
        </w:rPr>
        <w:t xml:space="preserve">in</w:t>
      </w:r>
      <w:r>
        <w:rPr/>
        <w:t xml:space="preserve"> </w:t>
      </w:r>
      <w:r>
        <w:rPr>
          <w:color w:val="FF0000"/>
        </w:rPr>
        <w:t xml:space="preserve">Methods</w:t>
      </w:r>
      <w:proofErr w:type="spellStart"/>
      <w:r w:rsidR="005E090C" w:rsidRPr="005E090C">
        <w:rPr>
          <w:i/>
          <w:iCs/>
        </w:rPr>
        <w:t xml:space="preserve"/>
      </w:r>
      <w:proofErr w:type="spellEnd"/>
      <w:r w:rsidR="00CE6F84" w:rsidRPr="003643A3">
        <w:t xml:space="preserve">. </w:t>
      </w:r>
      <w:r w:rsidRPr="003643A3">
        <w:rPr>
          <w:rStyle w:val="Strong"/>
        </w:rPr>
        <w:t>f</w:t>
      </w:r>
      <w:r w:rsidRPr="003643A3">
        <w:t xml:space="preserve"> Encoded representation is used as input to a feed-forward neural network to estimate the score of the candidate interaction.</w:t>
      </w:r>
    </w:p>
    <w:bookmarkEnd w:id="2"/>
    <w:p w14:paraId="2B55BA9E" w14:textId="77777777" w:rsidR="00210798" w:rsidRPr="003643A3" w:rsidRDefault="00210798" w:rsidP="00AA3547"/>
    <w:p w14:paraId="1508D33D" w14:textId="7954BF24" w:rsidR="004E06AD" w:rsidRPr="003643A3" w:rsidRDefault="00FE0260" w:rsidP="00AA3547">
      <w:r w:rsidRPr="003643A3">
        <w:br w:type="page"/>
      </w:r>
    </w:p>
    <w:p w14:paraId="0A80767D" w14:textId="50F09093" w:rsidR="00E47285" w:rsidRPr="003643A3" w:rsidRDefault="00E47285" w:rsidP="001544E0">
      <w:pPr>
        <w:jc w:val="center"/>
      </w:pPr>
      <w:del w:id="24" w:author="Jorge Eduardo Castro Cruces" w:date="2026-08-08T13:15:00Z" w16du:dateUtc="2026-08-08T12:15:00Z">
        <w:r w:rsidRPr="003643A3" w:rsidDel="008453B4">
          <w:rPr>
            <w:noProof/>
          </w:rPr>
          <w:lastRenderedPageBreak/>
          <w:drawing>
            <wp:inline distT="0" distB="0" distL="0" distR="0" wp14:anchorId="3F391A07" wp14:editId="6B7C3448">
              <wp:extent cx="4600876" cy="4600876"/>
              <wp:effectExtent l="0" t="0" r="0" b="0"/>
              <wp:docPr id="696218932" name="Picture 1" descr="A screen shot of a dia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18932" name="Picture 1" descr="A screen shot of a diagram  AI-generated content may be incorrect."/>
                      <pic:cNvPicPr/>
                    </pic:nvPicPr>
                    <pic:blipFill>
                      <a:blip r:embed="rId8"/>
                      <a:stretch>
                        <a:fillRect/>
                      </a:stretch>
                    </pic:blipFill>
                    <pic:spPr>
                      <a:xfrm>
                        <a:off x="0" y="0"/>
                        <a:ext cx="4615272" cy="4615272"/>
                      </a:xfrm>
                      <a:prstGeom prst="rect">
                        <a:avLst/>
                      </a:prstGeom>
                    </pic:spPr>
                  </pic:pic>
                </a:graphicData>
              </a:graphic>
            </wp:inline>
          </w:drawing>
        </w:r>
      </w:del>
      <w:ins w:id="25" w:author="Jorge Eduardo Castro Cruces" w:date="2026-08-08T13:15:00Z" w16du:dateUtc="2026-08-08T12:15:00Z">
        <w:r w:rsidR="008453B4" w:rsidRPr="00955186">
          <w:rPr>
            <w:noProof/>
          </w:rPr>
          <w:drawing>
            <wp:inline distT="0" distB="0" distL="0" distR="0" wp14:anchorId="37E7404E" wp14:editId="6B39B69C">
              <wp:extent cx="6109335" cy="6109335"/>
              <wp:effectExtent l="0" t="0" r="0" b="0"/>
              <wp:docPr id="44261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14629" name=""/>
                      <pic:cNvPicPr/>
                    </pic:nvPicPr>
                    <pic:blipFill>
                      <a:blip r:embed="rId9"/>
                      <a:stretch>
                        <a:fillRect/>
                      </a:stretch>
                    </pic:blipFill>
                    <pic:spPr>
                      <a:xfrm>
                        <a:off x="0" y="0"/>
                        <a:ext cx="6109335" cy="6109335"/>
                      </a:xfrm>
                      <a:prstGeom prst="rect">
                        <a:avLst/>
                      </a:prstGeom>
                    </pic:spPr>
                  </pic:pic>
                </a:graphicData>
              </a:graphic>
            </wp:inline>
          </w:drawing>
        </w:r>
      </w:ins>
    </w:p>
    <w:p w14:paraId="3BFA12B3" w14:textId="77777777" w:rsidR="00DF7121" w:rsidRDefault="00DF7121" w:rsidP="00AA3547">
      <w:pPr>
        <w:rPr>
          <w:rStyle w:val="Strong"/>
          <w:color w:val="0432FF"/>
        </w:rPr>
      </w:pPr>
      <w:bookmarkStart w:id="26" w:name="OLE_LINK50"/>
    </w:p>
    <w:p w14:paraId="4334DA91" w14:textId="6A9626D6" w:rsidR="00D76D2A" w:rsidRPr="003643A3" w:rsidRDefault="00E47285" w:rsidP="00AA3547">
      <w:bookmarkStart w:id="27" w:name="OLE_LINK2"/>
      <w:r w:rsidRPr="003643A3">
        <w:rPr>
          <w:rStyle w:val="Strong"/>
          <w:color w:val="000000" w:themeColor="text1"/>
        </w:rPr>
        <w:t xml:space="preserve">Figure 2. </w:t>
      </w:r>
      <w:r w:rsidR="00702633" w:rsidRPr="00702633">
        <w:rPr>
          <w:rStyle w:val="Strong"/>
        </w:rPr>
        <w:t xml:space="preserve">Directed food-web </w:t>
      </w:r>
      <w:r w:rsidR="00134EF4" w:rsidRPr="003643A3">
        <w:rPr>
          <w:rStyle w:val="Strong"/>
        </w:rPr>
        <w:t>matrix of a food web with link prediction</w:t>
      </w:r>
      <w:r w:rsidR="00CB63E3" w:rsidRPr="003643A3">
        <w:rPr>
          <w:rStyle w:val="Strong"/>
        </w:rPr>
        <w:t xml:space="preserve"> results</w:t>
      </w:r>
      <w:r w:rsidR="00134EF4" w:rsidRPr="003643A3">
        <w:rPr>
          <w:rStyle w:val="Strong"/>
        </w:rPr>
        <w:t xml:space="preserve">. </w:t>
      </w:r>
      <w:r w:rsidR="00134EF4" w:rsidRPr="003643A3">
        <w:rPr>
          <w:rStyle w:val="Strong"/>
          <w:b w:val="0"/>
          <w:bCs w:val="0"/>
        </w:rPr>
        <w:t xml:space="preserve">Species </w:t>
      </w:r>
      <w:r w:rsidR="00134EF4" w:rsidRPr="003643A3">
        <w:t xml:space="preserve">are ordered in ascending order of body mass (from top to bottom and from left to right). </w:t>
      </w:r>
      <w:r w:rsidR="00D76D2A" w:rsidRPr="003643A3">
        <w:t xml:space="preserve">Trophic interactions are categorized into those used for training (green diamonds), correctly identified by the predictor (true positives, blue circles), predicted but absent in the empirical food web (false positives, grey crosses) and observed links that have not been generated (false negatives, red squares). </w:t>
      </w:r>
      <w:r w:rsidR="00480262" w:rsidRPr="003643A3">
        <w:t xml:space="preserve">To </w:t>
      </w:r>
      <w:r w:rsidR="0032685E" w:rsidRPr="003643A3">
        <w:t>keep the</w:t>
      </w:r>
      <w:r w:rsidR="00480262" w:rsidRPr="003643A3">
        <w:t xml:space="preserve"> </w:t>
      </w:r>
      <w:r w:rsidR="00AC05F9" w:rsidRPr="003643A3">
        <w:t>visualisation</w:t>
      </w:r>
      <w:r w:rsidR="0032685E" w:rsidRPr="003643A3">
        <w:t xml:space="preserve"> simple</w:t>
      </w:r>
      <w:r w:rsidR="00480262" w:rsidRPr="003643A3">
        <w:t xml:space="preserve">, negative samples and true negatives </w:t>
      </w:r>
      <w:r w:rsidR="0032685E" w:rsidRPr="003643A3">
        <w:t>are not explicitly shown</w:t>
      </w:r>
      <w:r w:rsidR="00480262" w:rsidRPr="003643A3">
        <w:t xml:space="preserve"> here. </w:t>
      </w:r>
      <w:r w:rsidR="00D76D2A" w:rsidRPr="003643A3">
        <w:t xml:space="preserve">Species names and their body mass can be found in Supplementary Table 1. </w:t>
      </w:r>
      <w:r>
        <w:rPr>
          <w:color w:val="FF0000"/>
        </w:rPr>
        <w:t xml:space="preserve">The matrix shows the selected illustrative run at 60% training and a classification threshold of 0.5 (experiment 21), with 460 training positives, 284 true positives, 8 false positives and 24 false negatives. Selection minimised false negatives across 50 runs, with ties resolved by fewer false positives, higher F1 and higher MCC. </w:t>
      </w:r>
    </w:p>
    <w:bookmarkEnd w:id="27"/>
    <w:p w14:paraId="62DCB058" w14:textId="77777777" w:rsidR="00FD1A2C" w:rsidRPr="003643A3" w:rsidRDefault="00FD1A2C" w:rsidP="00AA3547"/>
    <w:p w14:paraId="6C819236" w14:textId="114A0D7D" w:rsidR="00F75D25" w:rsidRDefault="00882F86" w:rsidP="00AA3547">
      <w:pPr>
        <w:rPr>
          <w:rStyle w:val="Strong"/>
          <w:b w:val="0"/>
          <w:bCs w:val="0"/>
        </w:rPr>
      </w:pPr>
      <w:r w:rsidRPr="003643A3">
        <w:br w:type="page"/>
      </w:r>
      <w:bookmarkEnd w:id="26"/>
    </w:p>
    <w:p w14:paraId="7F01B702" w14:textId="66B51168" w:rsidR="005C09D5" w:rsidRDefault="005C09D5" w:rsidP="00AA3547">
      <w:pPr>
        <w:rPr>
          <w:rStyle w:val="Strong"/>
          <w:b w:val="0"/>
          <w:bCs w:val="0"/>
        </w:rPr>
      </w:pPr>
      <w:del w:id="28" w:author="Jorge Eduardo Castro Cruces" w:date="2026-08-08T13:23:00Z" w16du:dateUtc="2026-08-08T12:23:00Z">
        <w:r w:rsidRPr="005C09D5" w:rsidDel="00A53094">
          <w:rPr>
            <w:rStyle w:val="Strong"/>
            <w:b w:val="0"/>
            <w:bCs w:val="0"/>
            <w:noProof/>
          </w:rPr>
          <w:lastRenderedPageBreak/>
          <w:drawing>
            <wp:inline distT="0" distB="0" distL="0" distR="0" wp14:anchorId="3D66A75A" wp14:editId="18F18B5E">
              <wp:extent cx="6109335" cy="2512695"/>
              <wp:effectExtent l="0" t="0" r="0" b="1905"/>
              <wp:docPr id="43286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60238" name=""/>
                      <pic:cNvPicPr/>
                    </pic:nvPicPr>
                    <pic:blipFill>
                      <a:blip r:embed="rId10"/>
                      <a:stretch>
                        <a:fillRect/>
                      </a:stretch>
                    </pic:blipFill>
                    <pic:spPr>
                      <a:xfrm>
                        <a:off x="0" y="0"/>
                        <a:ext cx="6109335" cy="2512695"/>
                      </a:xfrm>
                      <a:prstGeom prst="rect">
                        <a:avLst/>
                      </a:prstGeom>
                    </pic:spPr>
                  </pic:pic>
                </a:graphicData>
              </a:graphic>
            </wp:inline>
          </w:drawing>
        </w:r>
      </w:del>
      <w:ins w:id="29" w:author="Jorge Eduardo Castro Cruces" w:date="2026-08-10T08:41:00Z" w16du:dateUtc="2026-08-10T07:41:00Z">
        <w:r w:rsidR="004D6CED" w:rsidRPr="004D6CED">
          <w:rPr>
            <w:rStyle w:val="Strong"/>
            <w:b w:val="0"/>
            <w:bCs w:val="0"/>
            <w:noProof/>
          </w:rPr>
          <w:drawing>
            <wp:inline distT="0" distB="0" distL="0" distR="0" wp14:anchorId="4B69A529" wp14:editId="4DC2838A">
              <wp:extent cx="6109335" cy="2512695"/>
              <wp:effectExtent l="0" t="0" r="0" b="1905"/>
              <wp:docPr id="189834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42813" name=""/>
                      <pic:cNvPicPr/>
                    </pic:nvPicPr>
                    <pic:blipFill>
                      <a:blip r:embed="rId11"/>
                      <a:stretch>
                        <a:fillRect/>
                      </a:stretch>
                    </pic:blipFill>
                    <pic:spPr>
                      <a:xfrm>
                        <a:off x="0" y="0"/>
                        <a:ext cx="6109335" cy="2512695"/>
                      </a:xfrm>
                      <a:prstGeom prst="rect">
                        <a:avLst/>
                      </a:prstGeom>
                    </pic:spPr>
                  </pic:pic>
                </a:graphicData>
              </a:graphic>
            </wp:inline>
          </w:drawing>
        </w:r>
      </w:ins>
    </w:p>
    <w:p w14:paraId="757B39C4" w14:textId="77777777" w:rsidR="000D18FA" w:rsidRPr="003643A3" w:rsidRDefault="000D18FA" w:rsidP="00AA3547">
      <w:pPr>
        <w:rPr>
          <w:rStyle w:val="Strong"/>
          <w:b w:val="0"/>
          <w:bCs w:val="0"/>
        </w:rPr>
      </w:pPr>
    </w:p>
    <w:p w14:paraId="06DD5591" w14:textId="4C469258" w:rsidR="00A83E05" w:rsidRPr="003643A3" w:rsidRDefault="00E47285" w:rsidP="00AA3547">
      <w:r w:rsidRPr="003643A3">
        <w:rPr>
          <w:rStyle w:val="Strong"/>
          <w:color w:val="000000" w:themeColor="text1"/>
        </w:rPr>
        <w:t xml:space="preserve">Figure </w:t>
      </w:r>
      <w:r w:rsidR="00473337" w:rsidRPr="003643A3">
        <w:rPr>
          <w:rStyle w:val="Strong"/>
          <w:color w:val="000000" w:themeColor="text1"/>
        </w:rPr>
        <w:t xml:space="preserve">3. </w:t>
      </w:r>
      <w:bookmarkStart w:id="30" w:name="OLE_LINK27"/>
      <w:r w:rsidR="00CB63E3" w:rsidRPr="003643A3">
        <w:rPr>
          <w:rStyle w:val="Strong"/>
          <w:color w:val="000000" w:themeColor="text1"/>
        </w:rPr>
        <w:t>Accuracy of the prediction of trophic links</w:t>
      </w:r>
      <w:bookmarkEnd w:id="30"/>
      <w:r w:rsidR="00473337" w:rsidRPr="003643A3">
        <w:rPr>
          <w:rStyle w:val="Strong"/>
        </w:rPr>
        <w:t>.</w:t>
      </w:r>
      <w:r w:rsidR="00473337" w:rsidRPr="003643A3">
        <w:t xml:space="preserve"> </w:t>
      </w:r>
      <w:r w:rsidR="00A83E05" w:rsidRPr="003643A3">
        <w:t>Performance is reported for ROC-AUC</w:t>
      </w:r>
      <w:del w:id="31" w:author="Jorge Eduardo Castro Cruces" w:date="2026-08-10T08:42:00Z" w16du:dateUtc="2026-08-10T07:42:00Z">
        <w:r w:rsidR="00A83E05" w:rsidRPr="003643A3" w:rsidDel="004E5684">
          <w:delText>, PR-AUC</w:delText>
        </w:r>
      </w:del>
      <w:r w:rsidR="00A83E05" w:rsidRPr="003643A3">
        <w:t xml:space="preserve">, </w:t>
      </w:r>
      <w:r w:rsidR="00A83E05" w:rsidRPr="003643A3">
        <w:rPr>
          <w:color w:val="000000" w:themeColor="text1"/>
        </w:rPr>
        <w:t>F1, MCC</w:t>
      </w:r>
      <w:del w:id="32" w:author="Jorge Eduardo Castro Cruces" w:date="2026-08-10T08:42:00Z" w16du:dateUtc="2026-08-10T07:42:00Z">
        <w:r w:rsidR="00A83E05" w:rsidRPr="003643A3" w:rsidDel="00B2132E">
          <w:rPr>
            <w:color w:val="000000" w:themeColor="text1"/>
          </w:rPr>
          <w:delText>,</w:delText>
        </w:r>
      </w:del>
      <w:ins w:id="33" w:author="Jorge Eduardo Castro Cruces" w:date="2026-08-10T08:42:00Z" w16du:dateUtc="2026-08-10T07:42:00Z">
        <w:r w:rsidR="005B5B19">
          <w:rPr>
            <w:color w:val="000000" w:themeColor="text1"/>
          </w:rPr>
          <w:t xml:space="preserve"> and</w:t>
        </w:r>
      </w:ins>
      <w:r w:rsidR="00A83E05" w:rsidRPr="003643A3">
        <w:rPr>
          <w:color w:val="000000" w:themeColor="text1"/>
        </w:rPr>
        <w:t xml:space="preserve"> Precision</w:t>
      </w:r>
      <w:del w:id="34" w:author="Jorge Eduardo Castro Cruces" w:date="2026-08-10T08:42:00Z" w16du:dateUtc="2026-08-10T07:42:00Z">
        <w:r w:rsidR="00A83E05" w:rsidRPr="003643A3" w:rsidDel="005B5B19">
          <w:delText>, Recall</w:delText>
        </w:r>
        <w:r w:rsidR="002526E5" w:rsidDel="005B5B19">
          <w:delText xml:space="preserve"> and</w:delText>
        </w:r>
        <w:r w:rsidR="00A83E05" w:rsidRPr="003643A3" w:rsidDel="005B5B19">
          <w:delText xml:space="preserve"> TSS</w:delText>
        </w:r>
      </w:del>
      <w:r w:rsidR="00A83E05" w:rsidRPr="003643A3">
        <w:t xml:space="preserve"> with a training ratio of 90% for the original WLNM (light colour) and the extended WLNM for ecological networks (dark colour). Boxplots show the median (centre lines), and </w:t>
      </w:r>
      <w:ins w:id="35" w:author="Jorge Eduardo Castro Cruces" w:date="2026-08-10T08:41:00Z" w16du:dateUtc="2026-08-10T07:41:00Z">
        <w:r w:rsidR="00127A52">
          <w:t xml:space="preserve">preserved </w:t>
        </w:r>
      </w:ins>
      <w:r w:rsidR="00DD200C">
        <w:t>outliers</w:t>
      </w:r>
      <w:r w:rsidR="00A83E05" w:rsidRPr="003643A3">
        <w:t xml:space="preserve"> (circles),</w:t>
      </w:r>
      <w:r w:rsidR="00AA4542" w:rsidRPr="003643A3">
        <w:t xml:space="preserve"> </w:t>
      </w:r>
      <w:r w:rsidR="00A83E05" w:rsidRPr="003643A3">
        <w:t xml:space="preserve">with edges and whiskers representing the 25% and 75% quartiles, and the </w:t>
      </w:r>
      <w:r>
        <w:rPr>
          <w:color w:val="FF0000"/>
        </w:rPr>
        <w:t xml:space="preserve">most</w:t>
      </w:r>
      <w:r>
        <w:rPr/>
        <w:t xml:space="preserve"> </w:t>
      </w:r>
      <w:r>
        <w:rPr>
          <w:color w:val="FF0000"/>
        </w:rPr>
        <w:t xml:space="preserve">extreme</w:t>
      </w:r>
      <w:r>
        <w:rPr/>
        <w:t xml:space="preserve"> </w:t>
      </w:r>
      <w:r>
        <w:rPr>
          <w:color w:val="FF0000"/>
        </w:rPr>
        <w:t xml:space="preserve">observations</w:t>
      </w:r>
      <w:r>
        <w:rPr/>
        <w:t xml:space="preserve"> </w:t>
      </w:r>
      <w:r>
        <w:rPr>
          <w:color w:val="FF0000"/>
        </w:rPr>
        <w:t xml:space="preserve">within 1.5×IQR</w:t>
      </w:r>
      <w:r>
        <w:rPr/>
        <w:t xml:space="preserve"> of the </w:t>
      </w:r>
      <w:r>
        <w:rPr>
          <w:color w:val="FF0000"/>
        </w:rPr>
        <w:t xml:space="preserve">quartiles,</w:t>
      </w:r>
      <w:r>
        <w:rPr/>
        <w:t xml:space="preserve"> respectively, with n = </w:t>
      </w:r>
      <w:r w:rsidR="004C14B7">
        <w:t>290</w:t>
      </w:r>
      <w:r w:rsidR="00A83E05" w:rsidRPr="003643A3">
        <w:t xml:space="preserve"> for each metric.</w:t>
      </w:r>
      <w:r>
        <w:rPr>
          <w:color w:val="FF0000"/>
        </w:rPr>
        <w:t xml:space="preserve"> Each food web contributes one mean per metric after Tukey’s 1.5×IQR filtering, requiring at least 25 of 50 runs; classification used a threshold of 0.5. The seven-metric comparison is shown in Supplementary Figure 7.</w:t>
      </w:r>
    </w:p>
    <w:p w14:paraId="7D8FF811" w14:textId="77777777" w:rsidR="000D18FA" w:rsidRDefault="000D18FA" w:rsidP="00AA3547"/>
    <w:p w14:paraId="75A0F164" w14:textId="15B03D2A" w:rsidR="00942C6F" w:rsidRPr="0018694C" w:rsidRDefault="002428F4" w:rsidP="00AA3547">
      <w:pPr>
        <w:rPr>
          <w:rStyle w:val="Strong"/>
          <w:b w:val="0"/>
          <w:bCs w:val="0"/>
        </w:rPr>
      </w:pPr>
      <w:r w:rsidRPr="003643A3">
        <w:br w:type="page"/>
      </w:r>
    </w:p>
    <w:p w14:paraId="44C1E956" w14:textId="0414B376" w:rsidR="00910F30" w:rsidRPr="003643A3" w:rsidRDefault="00910F30">
      <w:pPr>
        <w:jc w:val="center"/>
        <w:rPr>
          <w:rStyle w:val="Strong"/>
          <w:color w:val="000000" w:themeColor="text1"/>
        </w:rPr>
        <w:pPrChange w:id="36" w:author="Jorge Eduardo Castro Cruces" w:date="2026-08-10T08:43:00Z" w16du:dateUtc="2026-08-10T07:43:00Z">
          <w:pPr/>
        </w:pPrChange>
      </w:pPr>
      <w:del w:id="37" w:author="Jorge Eduardo Castro Cruces" w:date="2026-08-08T13:28:00Z" w16du:dateUtc="2026-08-08T12:28:00Z">
        <w:r w:rsidRPr="00910F30" w:rsidDel="00A50E37">
          <w:rPr>
            <w:rStyle w:val="Strong"/>
            <w:noProof/>
            <w:color w:val="000000" w:themeColor="text1"/>
          </w:rPr>
          <w:lastRenderedPageBreak/>
          <w:drawing>
            <wp:inline distT="0" distB="0" distL="0" distR="0" wp14:anchorId="57229E97" wp14:editId="341A143A">
              <wp:extent cx="6109335" cy="3062605"/>
              <wp:effectExtent l="0" t="0" r="0" b="0"/>
              <wp:docPr id="5258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6590" name=""/>
                      <pic:cNvPicPr/>
                    </pic:nvPicPr>
                    <pic:blipFill>
                      <a:blip r:embed="rId12"/>
                      <a:stretch>
                        <a:fillRect/>
                      </a:stretch>
                    </pic:blipFill>
                    <pic:spPr>
                      <a:xfrm>
                        <a:off x="0" y="0"/>
                        <a:ext cx="6109335" cy="3062605"/>
                      </a:xfrm>
                      <a:prstGeom prst="rect">
                        <a:avLst/>
                      </a:prstGeom>
                    </pic:spPr>
                  </pic:pic>
                </a:graphicData>
              </a:graphic>
            </wp:inline>
          </w:drawing>
        </w:r>
      </w:del>
      <w:ins w:id="38" w:author="Jorge Eduardo Castro Cruces" w:date="2026-08-10T08:42:00Z" w16du:dateUtc="2026-08-10T07:42:00Z">
        <w:r w:rsidR="004F473C" w:rsidRPr="004F473C">
          <w:rPr>
            <w:rStyle w:val="Strong"/>
            <w:noProof/>
            <w:color w:val="000000" w:themeColor="text1"/>
          </w:rPr>
          <w:drawing>
            <wp:inline distT="0" distB="0" distL="0" distR="0" wp14:anchorId="29355B42" wp14:editId="7EFABEF3">
              <wp:extent cx="4800600" cy="4876800"/>
              <wp:effectExtent l="0" t="0" r="0" b="0"/>
              <wp:docPr id="63207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79717" name=""/>
                      <pic:cNvPicPr/>
                    </pic:nvPicPr>
                    <pic:blipFill>
                      <a:blip r:embed="rId13"/>
                      <a:stretch>
                        <a:fillRect/>
                      </a:stretch>
                    </pic:blipFill>
                    <pic:spPr>
                      <a:xfrm>
                        <a:off x="0" y="0"/>
                        <a:ext cx="4800600" cy="4876800"/>
                      </a:xfrm>
                      <a:prstGeom prst="rect">
                        <a:avLst/>
                      </a:prstGeom>
                    </pic:spPr>
                  </pic:pic>
                </a:graphicData>
              </a:graphic>
            </wp:inline>
          </w:drawing>
        </w:r>
      </w:ins>
    </w:p>
    <w:p w14:paraId="0E96DAD2" w14:textId="315864E5" w:rsidR="005E50C6" w:rsidRDefault="005E50C6" w:rsidP="00AA3547">
      <w:r w:rsidRPr="003643A3">
        <w:rPr>
          <w:rStyle w:val="Strong"/>
          <w:color w:val="000000" w:themeColor="text1"/>
        </w:rPr>
        <w:t xml:space="preserve">Figure </w:t>
      </w:r>
      <w:r w:rsidR="00A91074" w:rsidRPr="003643A3">
        <w:rPr>
          <w:rStyle w:val="Strong"/>
          <w:color w:val="000000" w:themeColor="text1"/>
        </w:rPr>
        <w:t>4</w:t>
      </w:r>
      <w:r w:rsidRPr="003643A3">
        <w:rPr>
          <w:rStyle w:val="Strong"/>
          <w:color w:val="000000" w:themeColor="text1"/>
        </w:rPr>
        <w:t xml:space="preserve">. </w:t>
      </w:r>
      <w:bookmarkStart w:id="39" w:name="OLE_LINK26"/>
      <w:r w:rsidR="00BB1D3F" w:rsidRPr="003643A3">
        <w:rPr>
          <w:rStyle w:val="Strong"/>
          <w:color w:val="000000" w:themeColor="text1"/>
        </w:rPr>
        <w:t>The effect of training ratio on model performance</w:t>
      </w:r>
      <w:bookmarkEnd w:id="39"/>
      <w:r w:rsidRPr="003643A3">
        <w:rPr>
          <w:rStyle w:val="Strong"/>
        </w:rPr>
        <w:t>.</w:t>
      </w:r>
      <w:r w:rsidRPr="003643A3">
        <w:t xml:space="preserve"> </w:t>
      </w:r>
      <w:r w:rsidR="00BB1D3F" w:rsidRPr="003643A3">
        <w:rPr>
          <w:rStyle w:val="Strong"/>
        </w:rPr>
        <w:t xml:space="preserve">a–</w:t>
      </w:r>
      <w:r>
        <w:rPr>
          <w:rStyle w:val="Strong"/>
          <w:color w:val="FF0000"/>
        </w:rPr>
        <w:t xml:space="preserve">d</w:t>
      </w:r>
      <w:r w:rsidR="00BB1D3F" w:rsidRPr="003643A3">
        <w:t xml:space="preserve"> </w:t>
      </w:r>
      <w:r w:rsidR="00FD275D" w:rsidRPr="003643A3">
        <w:t>P</w:t>
      </w:r>
      <w:r w:rsidRPr="003643A3">
        <w:t xml:space="preserve">redictive performance across training ratios </w:t>
      </w:r>
      <w:r w:rsidR="00C24202">
        <w:t>from</w:t>
      </w:r>
      <w:r w:rsidR="0039619D" w:rsidRPr="003643A3">
        <w:t xml:space="preserve"> </w:t>
      </w:r>
      <w:r w:rsidRPr="003643A3">
        <w:t>10% to 90</w:t>
      </w:r>
      <w:r w:rsidR="00FD275D" w:rsidRPr="003643A3">
        <w:t>%</w:t>
      </w:r>
      <w:r w:rsidR="00BB1D3F" w:rsidRPr="003643A3">
        <w:t xml:space="preserve"> with respect to ROC-AUC (</w:t>
      </w:r>
      <w:r w:rsidR="00BB1D3F" w:rsidRPr="003643A3">
        <w:rPr>
          <w:b/>
          <w:bCs/>
        </w:rPr>
        <w:t>a</w:t>
      </w:r>
      <w:r w:rsidR="00BB1D3F" w:rsidRPr="003643A3">
        <w:t>),</w:t>
      </w:r>
      <w:ins w:id="40" w:author="Jorge Eduardo Castro Cruces" w:date="2026-08-10T08:43:00Z" w16du:dateUtc="2026-08-10T07:43:00Z">
        <w:r w:rsidR="00931DD7">
          <w:t xml:space="preserve"> </w:t>
        </w:r>
        <w:r w:rsidR="00931DD7" w:rsidRPr="003643A3">
          <w:t>F1</w:t>
        </w:r>
      </w:ins>
      <w:del w:id="41" w:author="Jorge Eduardo Castro Cruces" w:date="2026-08-10T08:43:00Z" w16du:dateUtc="2026-08-10T07:43:00Z">
        <w:r w:rsidR="00BB1D3F" w:rsidRPr="003643A3" w:rsidDel="00931DD7">
          <w:delText xml:space="preserve"> PR-AUC</w:delText>
        </w:r>
      </w:del>
      <w:r w:rsidR="00BB1D3F" w:rsidRPr="003643A3">
        <w:t xml:space="preserve"> (</w:t>
      </w:r>
      <w:r w:rsidR="00BB1D3F" w:rsidRPr="003643A3">
        <w:rPr>
          <w:b/>
          <w:bCs/>
        </w:rPr>
        <w:t>b</w:t>
      </w:r>
      <w:r w:rsidR="00BB1D3F" w:rsidRPr="003643A3">
        <w:t>),</w:t>
      </w:r>
      <w:ins w:id="42" w:author="Jorge Eduardo Castro Cruces" w:date="2026-08-10T08:43:00Z" w16du:dateUtc="2026-08-10T07:43:00Z">
        <w:r w:rsidR="00931DD7" w:rsidRPr="00931DD7">
          <w:t xml:space="preserve"> </w:t>
        </w:r>
        <w:r w:rsidR="00931DD7" w:rsidRPr="003643A3">
          <w:t>MCC</w:t>
        </w:r>
      </w:ins>
      <w:r w:rsidR="00BB1D3F" w:rsidRPr="003643A3">
        <w:t xml:space="preserve"> </w:t>
      </w:r>
      <w:del w:id="43" w:author="Jorge Eduardo Castro Cruces" w:date="2026-08-10T08:43:00Z" w16du:dateUtc="2026-08-10T07:43:00Z">
        <w:r w:rsidR="00BB1D3F" w:rsidRPr="003643A3" w:rsidDel="00931DD7">
          <w:delText xml:space="preserve">F1 </w:delText>
        </w:r>
      </w:del>
      <w:r w:rsidR="00BB1D3F" w:rsidRPr="003643A3">
        <w:t>(</w:t>
      </w:r>
      <w:r w:rsidR="00BB1D3F" w:rsidRPr="003643A3">
        <w:rPr>
          <w:b/>
          <w:bCs/>
        </w:rPr>
        <w:t>c</w:t>
      </w:r>
      <w:r w:rsidR="00BB1D3F" w:rsidRPr="003643A3">
        <w:t>)</w:t>
      </w:r>
      <w:ins w:id="44" w:author="Jorge Eduardo Castro Cruces" w:date="2026-08-10T08:44:00Z" w16du:dateUtc="2026-08-10T07:44:00Z">
        <w:r w:rsidR="00931DD7">
          <w:t xml:space="preserve"> and</w:t>
        </w:r>
      </w:ins>
      <w:del w:id="45" w:author="Jorge Eduardo Castro Cruces" w:date="2026-08-10T08:44:00Z" w16du:dateUtc="2026-08-10T07:44:00Z">
        <w:r w:rsidR="00BB1D3F" w:rsidRPr="003643A3" w:rsidDel="00931DD7">
          <w:delText>,</w:delText>
        </w:r>
      </w:del>
      <w:ins w:id="46" w:author="Jorge Eduardo Castro Cruces" w:date="2026-08-10T08:43:00Z" w16du:dateUtc="2026-08-10T07:43:00Z">
        <w:r w:rsidR="00931DD7">
          <w:t xml:space="preserve"> </w:t>
        </w:r>
        <w:r w:rsidR="00931DD7" w:rsidRPr="003643A3">
          <w:t>Precision</w:t>
        </w:r>
      </w:ins>
      <w:r w:rsidR="00BB1D3F" w:rsidRPr="003643A3">
        <w:t xml:space="preserve"> </w:t>
      </w:r>
      <w:del w:id="47" w:author="Jorge Eduardo Castro Cruces" w:date="2026-08-10T08:43:00Z" w16du:dateUtc="2026-08-10T07:43:00Z">
        <w:r w:rsidR="00BB1D3F" w:rsidRPr="003643A3" w:rsidDel="00931DD7">
          <w:delText xml:space="preserve">MCC </w:delText>
        </w:r>
      </w:del>
      <w:r w:rsidR="00BB1D3F" w:rsidRPr="003643A3">
        <w:t>(</w:t>
      </w:r>
      <w:r w:rsidR="00BB1D3F" w:rsidRPr="003643A3">
        <w:rPr>
          <w:b/>
          <w:bCs/>
        </w:rPr>
        <w:t>d</w:t>
      </w:r>
      <w:r w:rsidR="00BB1D3F" w:rsidRPr="003643A3">
        <w:t>)</w:t>
      </w:r>
      <w:del w:id="48" w:author="Jorge Eduardo Castro Cruces" w:date="2026-08-10T08:43:00Z" w16du:dateUtc="2026-08-10T07:43:00Z">
        <w:r w:rsidR="00BB1D3F" w:rsidRPr="003643A3" w:rsidDel="00931DD7">
          <w:delText>, Precision (</w:delText>
        </w:r>
        <w:r w:rsidR="00BB1D3F" w:rsidRPr="003643A3" w:rsidDel="00931DD7">
          <w:rPr>
            <w:b/>
            <w:bCs/>
          </w:rPr>
          <w:delText>e</w:delText>
        </w:r>
        <w:r w:rsidR="00BB1D3F" w:rsidRPr="003643A3" w:rsidDel="00931DD7">
          <w:delText>), Recall (</w:delText>
        </w:r>
        <w:r w:rsidR="00BB1D3F" w:rsidRPr="003643A3" w:rsidDel="00931DD7">
          <w:rPr>
            <w:b/>
            <w:bCs/>
          </w:rPr>
          <w:delText>f</w:delText>
        </w:r>
        <w:r w:rsidR="00BB1D3F" w:rsidRPr="003643A3" w:rsidDel="00931DD7">
          <w:delText>)</w:delText>
        </w:r>
        <w:r w:rsidR="00886FCC" w:rsidDel="00931DD7">
          <w:delText xml:space="preserve"> and</w:delText>
        </w:r>
        <w:r w:rsidR="00BB1D3F" w:rsidRPr="003643A3" w:rsidDel="00931DD7">
          <w:delText xml:space="preserve"> TSS (</w:delText>
        </w:r>
        <w:r w:rsidR="00BB1D3F" w:rsidRPr="003643A3" w:rsidDel="00931DD7">
          <w:rPr>
            <w:b/>
            <w:bCs/>
          </w:rPr>
          <w:delText>g</w:delText>
        </w:r>
        <w:r w:rsidR="00BB1D3F" w:rsidRPr="003643A3" w:rsidDel="00931DD7">
          <w:delText>)</w:delText>
        </w:r>
      </w:del>
      <w:r w:rsidR="00BB1D3F" w:rsidRPr="003643A3">
        <w:t xml:space="preserve">, </w:t>
      </w:r>
      <w:r w:rsidR="00BB1D3F" w:rsidRPr="00AA3547">
        <w:t>respectively</w:t>
      </w:r>
      <w:r w:rsidR="00BB1D3F" w:rsidRPr="003643A3">
        <w:t xml:space="preserve">. </w:t>
      </w:r>
      <w:r>
        <w:rPr>
          <w:color w:val="FF0000"/>
        </w:rPr>
        <w:t xml:space="preserve">Points show medians and error</w:t>
      </w:r>
      <w:r>
        <w:rPr/>
        <w:t xml:space="preserve"> bars </w:t>
      </w:r>
      <w:r>
        <w:rPr>
          <w:color w:val="FF0000"/>
        </w:rPr>
        <w:t xml:space="preserve">span</w:t>
      </w:r>
      <w:r w:rsidR="003102D3" w:rsidRPr="003643A3">
        <w:t xml:space="preserve"/>
      </w:r>
      <w:r w:rsidR="00BB1D3F" w:rsidRPr="003643A3">
        <w:t xml:space="preserve"> the </w:t>
      </w:r>
      <w:r>
        <w:rPr>
          <w:color w:val="FF0000"/>
        </w:rPr>
        <w:t xml:space="preserve">25th–75th percentiles across food-web means after Tukey filtering</w:t>
      </w:r>
      <w:r>
        <w:rPr/>
        <w:t xml:space="preserve">. </w:t>
      </w:r>
      <w:r w:rsidRPr="003643A3">
        <w:t xml:space="preserve">The vertical dashed line marks the 60% training ratio.</w:t>
      </w:r>
      <w:r>
        <w:rPr>
          <w:color w:val="FF0000"/>
        </w:rPr>
        <w:t xml:space="preserve"> Classification used a threshold of 0.5, and each food-web mean required at least 25 of 50 runs retained after metric-specific Tukey filtering. </w:t>
      </w:r>
    </w:p>
    <w:p w14:paraId="65E848C7" w14:textId="77777777" w:rsidR="00372A56" w:rsidRDefault="00372A56" w:rsidP="00AA3547"/>
    <w:p w14:paraId="3210CC0C" w14:textId="021949B3" w:rsidR="00372A56" w:rsidRPr="004A1FCA" w:rsidRDefault="003D7F70" w:rsidP="004A1FCA">
      <w:pPr>
        <w:spacing w:after="160" w:line="278" w:lineRule="auto"/>
        <w:jc w:val="left"/>
        <w:rPr>
          <w:rStyle w:val="Strong"/>
          <w:b w:val="0"/>
          <w:bCs w:val="0"/>
        </w:rPr>
      </w:pPr>
      <w:r>
        <w:br w:type="page"/>
      </w:r>
    </w:p>
    <w:p w14:paraId="256F27A9" w14:textId="29172EE1" w:rsidR="002B3BF5" w:rsidRDefault="002B3BF5" w:rsidP="00AA3547">
      <w:pPr>
        <w:rPr>
          <w:rStyle w:val="Strong"/>
        </w:rPr>
      </w:pPr>
      <w:del w:id="49" w:author="Jorge Eduardo Castro Cruces" w:date="2026-08-08T13:28:00Z" w16du:dateUtc="2026-08-08T12:28:00Z">
        <w:r w:rsidRPr="002B3BF5" w:rsidDel="00541BF6">
          <w:rPr>
            <w:rStyle w:val="Strong"/>
            <w:noProof/>
          </w:rPr>
          <w:lastRenderedPageBreak/>
          <w:drawing>
            <wp:inline distT="0" distB="0" distL="0" distR="0" wp14:anchorId="502AF273" wp14:editId="488928DF">
              <wp:extent cx="6109335" cy="3971290"/>
              <wp:effectExtent l="0" t="0" r="0" b="3810"/>
              <wp:docPr id="100767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75223" name=""/>
                      <pic:cNvPicPr/>
                    </pic:nvPicPr>
                    <pic:blipFill>
                      <a:blip r:embed="rId14"/>
                      <a:stretch>
                        <a:fillRect/>
                      </a:stretch>
                    </pic:blipFill>
                    <pic:spPr>
                      <a:xfrm>
                        <a:off x="0" y="0"/>
                        <a:ext cx="6109335" cy="3971290"/>
                      </a:xfrm>
                      <a:prstGeom prst="rect">
                        <a:avLst/>
                      </a:prstGeom>
                    </pic:spPr>
                  </pic:pic>
                </a:graphicData>
              </a:graphic>
            </wp:inline>
          </w:drawing>
        </w:r>
      </w:del>
      <w:ins w:id="50" w:author="Jorge Eduardo Castro Cruces" w:date="2026-08-08T13:28:00Z" w16du:dateUtc="2026-08-08T12:28:00Z">
        <w:r w:rsidR="00541BF6" w:rsidRPr="0038729A">
          <w:rPr>
            <w:rStyle w:val="Strong"/>
            <w:noProof/>
          </w:rPr>
          <w:drawing>
            <wp:inline distT="0" distB="0" distL="0" distR="0" wp14:anchorId="796E2A0D" wp14:editId="1033490A">
              <wp:extent cx="6109335" cy="3971290"/>
              <wp:effectExtent l="0" t="0" r="0" b="3810"/>
              <wp:docPr id="41729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93799" name=""/>
                      <pic:cNvPicPr/>
                    </pic:nvPicPr>
                    <pic:blipFill>
                      <a:blip r:embed="rId15"/>
                      <a:stretch>
                        <a:fillRect/>
                      </a:stretch>
                    </pic:blipFill>
                    <pic:spPr>
                      <a:xfrm>
                        <a:off x="0" y="0"/>
                        <a:ext cx="6109335" cy="3971290"/>
                      </a:xfrm>
                      <a:prstGeom prst="rect">
                        <a:avLst/>
                      </a:prstGeom>
                    </pic:spPr>
                  </pic:pic>
                </a:graphicData>
              </a:graphic>
            </wp:inline>
          </w:drawing>
        </w:r>
      </w:ins>
    </w:p>
    <w:p w14:paraId="269BDC16" w14:textId="77777777" w:rsidR="00910808" w:rsidRDefault="00910808" w:rsidP="00AA3547">
      <w:pPr>
        <w:rPr>
          <w:rStyle w:val="Strong"/>
        </w:rPr>
      </w:pPr>
    </w:p>
    <w:p w14:paraId="225570B0" w14:textId="3A260948" w:rsidR="003643A3" w:rsidRPr="00372A56" w:rsidRDefault="00A91074" w:rsidP="00AA3547">
      <w:r w:rsidRPr="003643A3">
        <w:rPr>
          <w:rStyle w:val="Strong"/>
        </w:rPr>
        <w:t xml:space="preserve">Figure 5. </w:t>
      </w:r>
      <w:r w:rsidR="00B16746" w:rsidRPr="003643A3">
        <w:rPr>
          <w:rStyle w:val="Strong"/>
        </w:rPr>
        <w:t>C</w:t>
      </w:r>
      <w:r w:rsidRPr="003643A3">
        <w:rPr>
          <w:rStyle w:val="Strong"/>
        </w:rPr>
        <w:t>omparison</w:t>
      </w:r>
      <w:r w:rsidR="00B16746" w:rsidRPr="003643A3">
        <w:rPr>
          <w:rStyle w:val="Strong"/>
        </w:rPr>
        <w:t xml:space="preserve"> on food web properties</w:t>
      </w:r>
      <w:r w:rsidRPr="003643A3">
        <w:rPr>
          <w:rStyle w:val="Strong"/>
        </w:rPr>
        <w:t xml:space="preserve"> </w:t>
      </w:r>
      <w:r w:rsidR="00B16746" w:rsidRPr="003643A3">
        <w:rPr>
          <w:rStyle w:val="Strong"/>
        </w:rPr>
        <w:t>between</w:t>
      </w:r>
      <w:r w:rsidRPr="003643A3">
        <w:rPr>
          <w:rStyle w:val="Strong"/>
        </w:rPr>
        <w:t xml:space="preserve"> empirical and pseudo </w:t>
      </w:r>
      <w:r w:rsidR="00B16746" w:rsidRPr="003643A3">
        <w:rPr>
          <w:rStyle w:val="Strong"/>
        </w:rPr>
        <w:t>webs</w:t>
      </w:r>
      <w:r w:rsidRPr="003643A3">
        <w:rPr>
          <w:rStyle w:val="Strong"/>
        </w:rPr>
        <w:t>.</w:t>
      </w:r>
      <w:r w:rsidRPr="003643A3">
        <w:t xml:space="preserve"> </w:t>
      </w:r>
      <w:r w:rsidR="00B16746" w:rsidRPr="003643A3">
        <w:rPr>
          <w:rStyle w:val="Strong"/>
        </w:rPr>
        <w:t>a–d</w:t>
      </w:r>
      <w:r w:rsidR="00B16746" w:rsidRPr="003643A3">
        <w:t xml:space="preserve"> Connectance (</w:t>
      </w:r>
      <w:r w:rsidR="00B16746" w:rsidRPr="003643A3">
        <w:rPr>
          <w:b/>
          <w:bCs/>
        </w:rPr>
        <w:t>a</w:t>
      </w:r>
      <w:r w:rsidR="00B16746" w:rsidRPr="003643A3">
        <w:t>), average trophic height (</w:t>
      </w:r>
      <w:r w:rsidR="00B16746" w:rsidRPr="003643A3">
        <w:rPr>
          <w:b/>
          <w:bCs/>
        </w:rPr>
        <w:t>b</w:t>
      </w:r>
      <w:r w:rsidR="00B16746" w:rsidRPr="003643A3">
        <w:t>), mean generality (</w:t>
      </w:r>
      <w:r w:rsidR="00B16746" w:rsidRPr="003643A3">
        <w:rPr>
          <w:b/>
          <w:bCs/>
        </w:rPr>
        <w:t>c</w:t>
      </w:r>
      <w:r w:rsidR="00B16746" w:rsidRPr="003643A3">
        <w:t>), and mean vulnerability (</w:t>
      </w:r>
      <w:r w:rsidR="00B16746" w:rsidRPr="003643A3">
        <w:rPr>
          <w:b/>
          <w:bCs/>
        </w:rPr>
        <w:t>d</w:t>
      </w:r>
      <w:r w:rsidR="00B16746" w:rsidRPr="003643A3">
        <w:t xml:space="preserve">), between </w:t>
      </w:r>
      <w:r w:rsidR="00204AF1" w:rsidRPr="003643A3">
        <w:t>empirical</w:t>
      </w:r>
      <w:r w:rsidR="00B16746" w:rsidRPr="003643A3">
        <w:t xml:space="preserve"> </w:t>
      </w:r>
      <w:r w:rsidR="0016242D" w:rsidRPr="003643A3">
        <w:t xml:space="preserve">(dark colour) </w:t>
      </w:r>
      <w:r w:rsidR="00B16746" w:rsidRPr="003643A3">
        <w:t xml:space="preserve">and pseudo </w:t>
      </w:r>
      <w:r w:rsidR="0016242D" w:rsidRPr="003643A3">
        <w:t xml:space="preserve">(light colour) </w:t>
      </w:r>
      <w:r w:rsidR="00B16746" w:rsidRPr="003643A3">
        <w:t xml:space="preserve">food webs across ecosystem types. </w:t>
      </w:r>
      <w:r w:rsidR="00B75C5B" w:rsidRPr="00B75C5B">
        <w:t>Pseudo food webs were reconstructed from models trained using a 60% split of observed trophic links.</w:t>
      </w:r>
      <w:r w:rsidR="008758FA">
        <w:t xml:space="preserve"> </w:t>
      </w:r>
      <w:r w:rsidR="00B26203">
        <w:t xml:space="preserve">For each food web, pseudo-web values represent the mean across retained pseudo-web realisations after removing pseudo-run outliers using Tukey’s 1.5×IQR rule within each food web and metric. </w:t>
      </w:r>
      <w:r w:rsidR="00B16746" w:rsidRPr="003643A3">
        <w:t xml:space="preserve">Boxplots show the median (centre lines), and </w:t>
      </w:r>
      <w:r w:rsidR="00DD200C">
        <w:t>outliers</w:t>
      </w:r>
      <w:r w:rsidR="00B16746" w:rsidRPr="003643A3">
        <w:t xml:space="preserve"> (circles), with edges and whiskers representing the 25% and 75% quartiles, and the </w:t>
      </w:r>
      <w:r>
        <w:rPr>
          <w:color w:val="FF0000"/>
        </w:rPr>
        <w:t xml:space="preserve">most</w:t>
      </w:r>
      <w:r>
        <w:rPr/>
        <w:t xml:space="preserve"> </w:t>
      </w:r>
      <w:r>
        <w:rPr>
          <w:color w:val="FF0000"/>
        </w:rPr>
        <w:t xml:space="preserve">extreme</w:t>
      </w:r>
      <w:r>
        <w:rPr/>
        <w:t xml:space="preserve"> </w:t>
      </w:r>
      <w:r>
        <w:rPr>
          <w:color w:val="FF0000"/>
        </w:rPr>
        <w:t xml:space="preserve">observations</w:t>
      </w:r>
      <w:r>
        <w:rPr/>
        <w:t xml:space="preserve"> </w:t>
      </w:r>
      <w:r>
        <w:rPr>
          <w:color w:val="FF0000"/>
        </w:rPr>
        <w:t xml:space="preserve">within 1.5×IQR</w:t>
      </w:r>
      <w:r>
        <w:rPr/>
        <w:t xml:space="preserve"> of the </w:t>
      </w:r>
      <w:r>
        <w:rPr>
          <w:color w:val="FF0000"/>
        </w:rPr>
        <w:t xml:space="preserve">quartiles,</w:t>
      </w:r>
      <w:r>
        <w:rPr/>
        <w:t xml:space="preserve"> respectively</w:t>
      </w:r>
      <w:r w:rsidR="00074A2B">
        <w:t xml:space="preserve">, </w:t>
      </w:r>
      <w:r w:rsidR="00B16746" w:rsidRPr="003643A3">
        <w:t xml:space="preserve">with n = </w:t>
      </w:r>
      <w:r w:rsidR="008B4725" w:rsidRPr="003643A3">
        <w:t>55, 28, 134, 21 and 52</w:t>
      </w:r>
      <w:r w:rsidR="00B16746" w:rsidRPr="003643A3">
        <w:rPr>
          <w:color w:val="EE0000"/>
        </w:rPr>
        <w:t xml:space="preserve"> </w:t>
      </w:r>
      <w:r>
        <w:rPr>
          <w:color w:val="FF0000"/>
        </w:rPr>
        <w:t xml:space="preserve">paired food webs </w:t>
      </w:r>
      <w:r w:rsidR="00B16746" w:rsidRPr="003643A3">
        <w:t xml:space="preserve">for</w:t>
      </w:r>
      <w:r w:rsidR="00074A2B">
        <w:t xml:space="preserve"> </w:t>
      </w:r>
      <w:r w:rsidR="00B16746" w:rsidRPr="003643A3">
        <w:t xml:space="preserve">lakes, streams, marine and terrestrial above- and below-ground</w:t>
      </w:r>
      <w:r>
        <w:rPr>
          <w:color w:val="FF0000"/>
        </w:rPr>
        <w:t xml:space="preserve">,</w:t>
      </w:r>
      <w:r>
        <w:rPr/>
        <w:t xml:space="preserve"> respectively</w:t>
      </w:r>
      <w:r>
        <w:rPr>
          <w:color w:val="FF0000"/>
        </w:rPr>
        <w:t xml:space="preserve">, for connectance, generality and vulnerability; trophic-height sample sizes are 55, 28, 133, 21 and 51</w:t>
      </w:r>
      <w:r w:rsidR="00B16746" w:rsidRPr="00372A56">
        <w:t xml:space="preserve">.</w:t>
      </w:r>
      <w:r w:rsidR="00443D2A" w:rsidRPr="00372A56">
        <w:t xml:space="preserve"> </w:t>
      </w:r>
      <w:r>
        <w:rPr>
          <w:color w:val="FF0000"/>
        </w:rPr>
        <w:t xml:space="preserve">Each pseudo mean requires at least 25 of 50 retained runs, and classification uses a threshold of 0.5. </w:t>
      </w:r>
    </w:p>
    <w:p w14:paraId="0727FBD1" w14:textId="039CB0FD" w:rsidR="00F70F94" w:rsidRPr="00372A56" w:rsidRDefault="00F70F94" w:rsidP="00AA3547"/>
    <w:p w14:paraId="4CAF862E" w14:textId="4EED782B" w:rsidR="00A91074" w:rsidRPr="003643A3" w:rsidRDefault="00A91074" w:rsidP="00AA3547">
      <w:pPr>
        <w:rPr>
          <w:rFonts w:eastAsia="MS Mincho"/>
        </w:rPr>
      </w:pPr>
      <w:r w:rsidRPr="003643A3">
        <w:rPr>
          <w:rFonts w:eastAsia="MS Mincho"/>
        </w:rPr>
        <w:br w:type="page"/>
      </w:r>
    </w:p>
    <w:p w14:paraId="32042B29" w14:textId="7B07E3F3" w:rsidR="00260206" w:rsidRPr="00372A56" w:rsidRDefault="001245DB" w:rsidP="00AA3547">
      <w:pPr>
        <w:rPr>
          <w:rFonts w:eastAsia="MS Mincho"/>
          <w:b/>
          <w:bCs/>
          <w:sz w:val="28"/>
          <w:szCs w:val="28"/>
          <w:u w:val="single"/>
        </w:rPr>
      </w:pPr>
      <w:r w:rsidRPr="00372A56">
        <w:rPr>
          <w:b/>
          <w:bCs/>
          <w:sz w:val="28"/>
          <w:szCs w:val="28"/>
        </w:rPr>
        <w:lastRenderedPageBreak/>
        <w:t xml:space="preserve">Utilising substructural patterns </w:t>
      </w:r>
      <w:r w:rsidR="00260206" w:rsidRPr="00372A56">
        <w:rPr>
          <w:b/>
          <w:bCs/>
          <w:sz w:val="28"/>
          <w:szCs w:val="28"/>
        </w:rPr>
        <w:t>in food webs to infer trophic links</w:t>
      </w:r>
    </w:p>
    <w:p w14:paraId="64F883F5" w14:textId="77777777" w:rsidR="00260206" w:rsidRPr="003643A3" w:rsidRDefault="00260206" w:rsidP="00AA3547">
      <w:pPr>
        <w:rPr>
          <w:rFonts w:eastAsia="MS Mincho"/>
        </w:rPr>
      </w:pPr>
    </w:p>
    <w:p w14:paraId="2CEB3375" w14:textId="77777777" w:rsidR="00260206" w:rsidRPr="003643A3" w:rsidRDefault="00260206" w:rsidP="00AA3547">
      <w:pPr>
        <w:rPr>
          <w:rFonts w:eastAsia="MS Mincho"/>
          <w:color w:val="000000"/>
        </w:rPr>
      </w:pPr>
      <w:r w:rsidRPr="003643A3">
        <w:t xml:space="preserve">Jorge Eduardo Castro Cruces </w:t>
      </w:r>
      <w:r w:rsidRPr="003643A3">
        <w:rPr>
          <w:rFonts w:eastAsia="MS Mincho"/>
          <w:color w:val="000000" w:themeColor="text1"/>
          <w:vertAlign w:val="superscript"/>
        </w:rPr>
        <w:t>1</w:t>
      </w:r>
      <w:r w:rsidRPr="003643A3">
        <w:rPr>
          <w:rFonts w:eastAsia="MS Mincho"/>
          <w:color w:val="000000" w:themeColor="text1"/>
        </w:rPr>
        <w:t>, Lachlan G. Burton</w:t>
      </w:r>
      <w:r w:rsidRPr="003643A3">
        <w:rPr>
          <w:rFonts w:eastAsia="MS Mincho"/>
          <w:color w:val="000000" w:themeColor="text1"/>
          <w:vertAlign w:val="superscript"/>
        </w:rPr>
        <w:t>1</w:t>
      </w:r>
      <w:r w:rsidRPr="003643A3">
        <w:rPr>
          <w:rFonts w:eastAsia="MS Mincho"/>
          <w:color w:val="000000" w:themeColor="text1"/>
        </w:rPr>
        <w:t xml:space="preserve">, </w:t>
      </w:r>
      <w:r w:rsidRPr="003643A3">
        <w:t>Athen Ma</w:t>
      </w:r>
      <w:r w:rsidRPr="003643A3">
        <w:rPr>
          <w:rFonts w:eastAsia="MS Mincho"/>
          <w:color w:val="000000" w:themeColor="text1"/>
          <w:vertAlign w:val="superscript"/>
        </w:rPr>
        <w:t>1*</w:t>
      </w:r>
    </w:p>
    <w:p w14:paraId="220ACFC1" w14:textId="77777777" w:rsidR="00791CD1" w:rsidRPr="003643A3" w:rsidRDefault="00791CD1" w:rsidP="00AA3547"/>
    <w:p w14:paraId="51F25D6E" w14:textId="77777777" w:rsidR="00B07F57" w:rsidRPr="003643A3" w:rsidRDefault="00B07F57" w:rsidP="00AA3547"/>
    <w:p w14:paraId="6DD6D20D" w14:textId="273B1E6C" w:rsidR="00BD2C99" w:rsidRPr="003643A3" w:rsidRDefault="00BD2C99" w:rsidP="00AA3547">
      <w:pPr>
        <w:rPr>
          <w:rStyle w:val="Strong"/>
        </w:rPr>
      </w:pPr>
      <w:r w:rsidRPr="003643A3">
        <w:rPr>
          <w:rStyle w:val="Strong"/>
        </w:rPr>
        <w:t>Supplementary Figures and Tables</w:t>
      </w:r>
    </w:p>
    <w:p w14:paraId="65453FEC" w14:textId="77777777" w:rsidR="00BD2C99" w:rsidRPr="003643A3" w:rsidRDefault="00BD2C99" w:rsidP="00AA3547"/>
    <w:p w14:paraId="47DE4EDF" w14:textId="77777777" w:rsidR="00502391" w:rsidRPr="003643A3" w:rsidRDefault="00502391" w:rsidP="00AA3547">
      <w:pPr>
        <w:rPr>
          <w:rStyle w:val="Strong"/>
        </w:rPr>
      </w:pPr>
      <w:r w:rsidRPr="003643A3">
        <w:rPr>
          <w:rStyle w:val="Strong"/>
        </w:rPr>
        <w:br w:type="page"/>
      </w:r>
    </w:p>
    <w:p w14:paraId="38B4796C" w14:textId="77777777" w:rsidR="00950639" w:rsidRDefault="00950639" w:rsidP="00AA3547">
      <w:pPr>
        <w:rPr>
          <w:rStyle w:val="Strong"/>
        </w:rPr>
        <w:sectPr w:rsidR="00950639" w:rsidSect="006F45EE">
          <w:pgSz w:w="11901" w:h="16840"/>
          <w:pgMar w:top="1140" w:right="1140" w:bottom="1236" w:left="1140" w:header="720" w:footer="720" w:gutter="0"/>
          <w:cols w:space="720"/>
          <w:docGrid w:linePitch="360"/>
        </w:sectPr>
      </w:pPr>
    </w:p>
    <w:p w14:paraId="6B2A60A8" w14:textId="615E1C45" w:rsidR="00E43FFD" w:rsidRDefault="00BD2C99" w:rsidP="00AA3547">
      <w:r w:rsidRPr="003643A3">
        <w:rPr>
          <w:rStyle w:val="Strong"/>
        </w:rPr>
        <w:lastRenderedPageBreak/>
        <w:t>Supplementary Table 1</w:t>
      </w:r>
      <w:r w:rsidR="00A812B2" w:rsidRPr="003643A3">
        <w:rPr>
          <w:rStyle w:val="Strong"/>
        </w:rPr>
        <w:t xml:space="preserve">. </w:t>
      </w:r>
      <w:r w:rsidR="008A7E4A" w:rsidRPr="00372A56">
        <w:rPr>
          <w:b/>
          <w:bCs/>
        </w:rPr>
        <w:t xml:space="preserve">Species for a </w:t>
      </w:r>
      <w:r w:rsidR="007703EA" w:rsidRPr="007703EA">
        <w:rPr>
          <w:b/>
          <w:bCs/>
        </w:rPr>
        <w:t>terrestrial aboveground</w:t>
      </w:r>
      <w:r w:rsidR="007703EA">
        <w:rPr>
          <w:b/>
          <w:bCs/>
        </w:rPr>
        <w:t xml:space="preserve"> </w:t>
      </w:r>
      <w:r w:rsidR="008A7E4A" w:rsidRPr="00372A56">
        <w:rPr>
          <w:b/>
          <w:bCs/>
        </w:rPr>
        <w:t xml:space="preserve">food web named </w:t>
      </w:r>
      <w:r w:rsidR="00DB24C7" w:rsidRPr="00372A56">
        <w:rPr>
          <w:b/>
          <w:bCs/>
        </w:rPr>
        <w:t xml:space="preserve">Grand Caricaie marsh dominated by </w:t>
      </w:r>
      <w:r w:rsidR="00DB24C7" w:rsidRPr="00372A56">
        <w:rPr>
          <w:b/>
          <w:bCs/>
          <w:i/>
          <w:iCs/>
        </w:rPr>
        <w:t>Cladietum marisci</w:t>
      </w:r>
      <w:r w:rsidR="00DB24C7" w:rsidRPr="00372A56">
        <w:rPr>
          <w:b/>
          <w:bCs/>
        </w:rPr>
        <w:t>, not mown ClControl2</w:t>
      </w:r>
      <w:r w:rsidR="008A7E4A" w:rsidRPr="00372A56">
        <w:rPr>
          <w:b/>
          <w:bCs/>
        </w:rPr>
        <w:t>.</w:t>
      </w:r>
      <w:r w:rsidR="008A7E4A" w:rsidRPr="00950C5C">
        <w:t xml:space="preserve"> </w:t>
      </w:r>
      <w:r w:rsidR="008A7E4A" w:rsidRPr="003643A3">
        <w:t xml:space="preserve">Species are organised in ascending order of body mass (in </w:t>
      </w:r>
      <w:r>
        <w:rPr>
          <w:color w:val="FF0000"/>
        </w:rPr>
        <w:t xml:space="preserve">milligrams</w:t>
      </w:r>
      <w:r>
        <w:rPr/>
        <w:t xml:space="preserve">).</w:t>
      </w:r>
    </w:p>
    <w:p w14:paraId="7EA2E591" w14:textId="77777777" w:rsidR="00950639" w:rsidRDefault="00950639" w:rsidP="00AA3547">
      <w:pPr>
        <w:sectPr w:rsidR="00950639" w:rsidSect="006F45EE">
          <w:type w:val="continuous"/>
          <w:pgSz w:w="11901" w:h="16840"/>
          <w:pgMar w:top="1140" w:right="1140" w:bottom="1236" w:left="1140" w:header="720" w:footer="720" w:gutter="0"/>
          <w:cols w:space="720"/>
          <w:docGrid w:linePitch="360"/>
        </w:sectPr>
      </w:pPr>
    </w:p>
    <w:p w14:paraId="4B4369AC" w14:textId="77777777" w:rsidR="00950639" w:rsidRPr="003643A3" w:rsidRDefault="00950639" w:rsidP="00AA3547">
      <w:pPr>
        <w:rPr>
          <w:rStyle w:val="Strong"/>
        </w:rPr>
      </w:pPr>
    </w:p>
    <w:p w14:paraId="78C5B2EB" w14:textId="77777777" w:rsidR="001E5F25" w:rsidRDefault="001E5F25" w:rsidP="00AA3547">
      <w:pPr>
        <w:rPr>
          <w:b/>
          <w:bCs/>
        </w:rPr>
        <w:sectPr w:rsidR="001E5F25" w:rsidSect="006F45EE">
          <w:type w:val="continuous"/>
          <w:pgSz w:w="11901" w:h="16840"/>
          <w:pgMar w:top="1140" w:right="1140" w:bottom="1236" w:left="1140" w:header="720" w:footer="720" w:gutter="0"/>
          <w:cols w:space="720"/>
          <w:docGrid w:linePitch="360"/>
        </w:sectPr>
      </w:pPr>
    </w:p>
    <w:tbl>
      <w:tblPr>
        <w:tblStyle w:val="PlainTable1"/>
        <w:tblW w:w="4451" w:type="dxa"/>
        <w:tblLook w:val="04A0" w:firstRow="1" w:lastRow="0" w:firstColumn="1" w:lastColumn="0" w:noHBand="0" w:noVBand="1"/>
      </w:tblPr>
      <w:tblGrid>
        <w:gridCol w:w="567"/>
        <w:gridCol w:w="2689"/>
        <w:gridCol w:w="1195"/>
      </w:tblGrid>
      <w:tr w:rsidR="006F6E7C" w:rsidRPr="003643A3" w14:paraId="09DCDC37" w14:textId="77777777" w:rsidTr="00950639">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tcPr>
          <w:p w14:paraId="558085FD" w14:textId="0031CDB6" w:rsidR="006F6E7C" w:rsidRPr="003643A3" w:rsidRDefault="006F6E7C" w:rsidP="00AA3547">
            <w:r w:rsidRPr="003643A3">
              <w:t>ID</w:t>
            </w:r>
          </w:p>
        </w:tc>
        <w:tc>
          <w:tcPr>
            <w:tcW w:w="2689" w:type="dxa"/>
            <w:noWrap/>
            <w:vAlign w:val="center"/>
          </w:tcPr>
          <w:p w14:paraId="3EA128E8" w14:textId="077D3F75" w:rsidR="006F6E7C" w:rsidRPr="00372A56" w:rsidRDefault="006F6E7C" w:rsidP="00AA3547">
            <w:pPr>
              <w:cnfStyle w:val="100000000000" w:firstRow="1" w:lastRow="0" w:firstColumn="0" w:lastColumn="0" w:oddVBand="0" w:evenVBand="0" w:oddHBand="0" w:evenHBand="0" w:firstRowFirstColumn="0" w:firstRowLastColumn="0" w:lastRowFirstColumn="0" w:lastRowLastColumn="0"/>
            </w:pPr>
            <w:r w:rsidRPr="00372A56">
              <w:t>Species name</w:t>
            </w:r>
          </w:p>
        </w:tc>
        <w:tc>
          <w:tcPr>
            <w:tcW w:w="1195" w:type="dxa"/>
            <w:noWrap/>
            <w:vAlign w:val="center"/>
          </w:tcPr>
          <w:p w14:paraId="47AB18A2" w14:textId="050ABF74" w:rsidR="006F6E7C" w:rsidRPr="003643A3" w:rsidRDefault="006F6E7C" w:rsidP="00AA3547">
            <w:pPr>
              <w:cnfStyle w:val="100000000000" w:firstRow="1" w:lastRow="0" w:firstColumn="0" w:lastColumn="0" w:oddVBand="0" w:evenVBand="0" w:oddHBand="0" w:evenHBand="0" w:firstRowFirstColumn="0" w:firstRowLastColumn="0" w:lastRowFirstColumn="0" w:lastRowLastColumn="0"/>
            </w:pPr>
            <w:r w:rsidRPr="003643A3">
              <w:t xml:space="preserve">Mass (</w:t>
            </w:r>
            <w:r>
              <w:rPr>
                <w:color w:val="FF0000"/>
              </w:rPr>
              <w:t xml:space="preserve">mg</w:t>
            </w:r>
            <w:r>
              <w:rPr/>
              <w:t xml:space="preserve">)</w:t>
            </w:r>
          </w:p>
        </w:tc>
      </w:tr>
      <w:tr w:rsidR="00342758" w:rsidRPr="003643A3" w14:paraId="2C3EDBDC"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31BFD57" w14:textId="77777777" w:rsidR="00342758" w:rsidRPr="003643A3" w:rsidRDefault="00342758" w:rsidP="00AA3547">
            <w:r w:rsidRPr="003643A3">
              <w:t>1</w:t>
            </w:r>
          </w:p>
        </w:tc>
        <w:tc>
          <w:tcPr>
            <w:tcW w:w="2689" w:type="dxa"/>
            <w:noWrap/>
            <w:vAlign w:val="center"/>
            <w:hideMark/>
          </w:tcPr>
          <w:p w14:paraId="53D2BAFC"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r w:rsidRPr="00372A56">
              <w:rPr>
                <w:i/>
                <w:iCs/>
              </w:rPr>
              <w:t>Sminthuridae</w:t>
            </w:r>
          </w:p>
        </w:tc>
        <w:tc>
          <w:tcPr>
            <w:tcW w:w="1195" w:type="dxa"/>
            <w:noWrap/>
            <w:vAlign w:val="center"/>
            <w:hideMark/>
          </w:tcPr>
          <w:p w14:paraId="565C4138" w14:textId="77777777"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0.0295</w:t>
            </w:r>
          </w:p>
        </w:tc>
      </w:tr>
      <w:tr w:rsidR="00342758" w:rsidRPr="003643A3" w14:paraId="2ADCD265"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2854A96" w14:textId="77777777" w:rsidR="00342758" w:rsidRPr="003643A3" w:rsidRDefault="00342758" w:rsidP="00AA3547">
            <w:r w:rsidRPr="003643A3">
              <w:t>2</w:t>
            </w:r>
          </w:p>
        </w:tc>
        <w:tc>
          <w:tcPr>
            <w:tcW w:w="2689" w:type="dxa"/>
            <w:noWrap/>
            <w:vAlign w:val="center"/>
            <w:hideMark/>
          </w:tcPr>
          <w:p w14:paraId="4E8B10CB"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proofErr w:type="spellStart"/>
            <w:r w:rsidRPr="00372A56">
              <w:rPr>
                <w:i/>
                <w:iCs/>
              </w:rPr>
              <w:t>Poduromorpha</w:t>
            </w:r>
            <w:proofErr w:type="spellEnd"/>
          </w:p>
        </w:tc>
        <w:tc>
          <w:tcPr>
            <w:tcW w:w="1195" w:type="dxa"/>
            <w:noWrap/>
            <w:vAlign w:val="center"/>
            <w:hideMark/>
          </w:tcPr>
          <w:p w14:paraId="48100D58" w14:textId="77777777"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0.0295</w:t>
            </w:r>
          </w:p>
        </w:tc>
      </w:tr>
      <w:tr w:rsidR="00342758" w:rsidRPr="003643A3" w14:paraId="7D027F63"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48035F8" w14:textId="77777777" w:rsidR="00342758" w:rsidRPr="003643A3" w:rsidRDefault="00342758" w:rsidP="00AA3547">
            <w:r w:rsidRPr="003643A3">
              <w:t>3</w:t>
            </w:r>
          </w:p>
        </w:tc>
        <w:tc>
          <w:tcPr>
            <w:tcW w:w="2689" w:type="dxa"/>
            <w:noWrap/>
            <w:vAlign w:val="center"/>
            <w:hideMark/>
          </w:tcPr>
          <w:p w14:paraId="75A35DA8"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r w:rsidRPr="00372A56">
              <w:rPr>
                <w:i/>
                <w:iCs/>
              </w:rPr>
              <w:t xml:space="preserve">Acari </w:t>
            </w:r>
            <w:proofErr w:type="spellStart"/>
            <w:r w:rsidRPr="00372A56">
              <w:rPr>
                <w:i/>
                <w:iCs/>
              </w:rPr>
              <w:t>phyto</w:t>
            </w:r>
            <w:proofErr w:type="spellEnd"/>
          </w:p>
        </w:tc>
        <w:tc>
          <w:tcPr>
            <w:tcW w:w="1195" w:type="dxa"/>
            <w:noWrap/>
            <w:vAlign w:val="center"/>
            <w:hideMark/>
          </w:tcPr>
          <w:p w14:paraId="174CEBE5" w14:textId="77777777"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0.0345</w:t>
            </w:r>
          </w:p>
        </w:tc>
      </w:tr>
      <w:tr w:rsidR="00342758" w:rsidRPr="003643A3" w14:paraId="0CB8C0D6"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3DDF8F1" w14:textId="77777777" w:rsidR="00342758" w:rsidRPr="003643A3" w:rsidRDefault="00342758" w:rsidP="00AA3547">
            <w:r w:rsidRPr="003643A3">
              <w:t>4</w:t>
            </w:r>
          </w:p>
        </w:tc>
        <w:tc>
          <w:tcPr>
            <w:tcW w:w="2689" w:type="dxa"/>
            <w:noWrap/>
            <w:vAlign w:val="center"/>
            <w:hideMark/>
          </w:tcPr>
          <w:p w14:paraId="55A418AE"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r w:rsidRPr="00372A56">
              <w:rPr>
                <w:i/>
                <w:iCs/>
              </w:rPr>
              <w:t>Acari pred</w:t>
            </w:r>
          </w:p>
        </w:tc>
        <w:tc>
          <w:tcPr>
            <w:tcW w:w="1195" w:type="dxa"/>
            <w:noWrap/>
            <w:vAlign w:val="center"/>
            <w:hideMark/>
          </w:tcPr>
          <w:p w14:paraId="1353B0F7" w14:textId="77777777"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0.0345</w:t>
            </w:r>
          </w:p>
        </w:tc>
      </w:tr>
      <w:tr w:rsidR="00342758" w:rsidRPr="003643A3" w14:paraId="225ADC2A"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6CA81B3" w14:textId="77777777" w:rsidR="00342758" w:rsidRPr="003643A3" w:rsidRDefault="00342758" w:rsidP="00AA3547">
            <w:r w:rsidRPr="003643A3">
              <w:t>5</w:t>
            </w:r>
          </w:p>
        </w:tc>
        <w:tc>
          <w:tcPr>
            <w:tcW w:w="2689" w:type="dxa"/>
            <w:noWrap/>
            <w:vAlign w:val="center"/>
            <w:hideMark/>
          </w:tcPr>
          <w:p w14:paraId="41DE6D18"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r w:rsidRPr="00372A56">
              <w:rPr>
                <w:i/>
                <w:iCs/>
              </w:rPr>
              <w:t>Araneidae</w:t>
            </w:r>
          </w:p>
        </w:tc>
        <w:tc>
          <w:tcPr>
            <w:tcW w:w="1195" w:type="dxa"/>
            <w:noWrap/>
            <w:vAlign w:val="center"/>
            <w:hideMark/>
          </w:tcPr>
          <w:p w14:paraId="0D0C0CFC" w14:textId="77777777"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0.0345</w:t>
            </w:r>
          </w:p>
        </w:tc>
      </w:tr>
      <w:tr w:rsidR="00342758" w:rsidRPr="003643A3" w14:paraId="53C8A39D"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2BD0F14" w14:textId="77777777" w:rsidR="00342758" w:rsidRPr="003643A3" w:rsidRDefault="00342758" w:rsidP="00AA3547">
            <w:r w:rsidRPr="003643A3">
              <w:t>6</w:t>
            </w:r>
          </w:p>
        </w:tc>
        <w:tc>
          <w:tcPr>
            <w:tcW w:w="2689" w:type="dxa"/>
            <w:noWrap/>
            <w:vAlign w:val="center"/>
            <w:hideMark/>
          </w:tcPr>
          <w:p w14:paraId="79F8213E"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proofErr w:type="spellStart"/>
            <w:r w:rsidRPr="00372A56">
              <w:rPr>
                <w:i/>
                <w:iCs/>
              </w:rPr>
              <w:t>Hahnia</w:t>
            </w:r>
            <w:proofErr w:type="spellEnd"/>
            <w:r w:rsidRPr="00372A56">
              <w:rPr>
                <w:i/>
                <w:iCs/>
              </w:rPr>
              <w:t xml:space="preserve"> sp</w:t>
            </w:r>
          </w:p>
        </w:tc>
        <w:tc>
          <w:tcPr>
            <w:tcW w:w="1195" w:type="dxa"/>
            <w:noWrap/>
            <w:vAlign w:val="center"/>
            <w:hideMark/>
          </w:tcPr>
          <w:p w14:paraId="3F204375" w14:textId="77777777"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0.0345</w:t>
            </w:r>
          </w:p>
        </w:tc>
      </w:tr>
      <w:tr w:rsidR="00342758" w:rsidRPr="003643A3" w14:paraId="5E920E88"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3399C25" w14:textId="77777777" w:rsidR="00342758" w:rsidRPr="003643A3" w:rsidRDefault="00342758" w:rsidP="00AA3547">
            <w:r w:rsidRPr="003643A3">
              <w:t>7</w:t>
            </w:r>
          </w:p>
        </w:tc>
        <w:tc>
          <w:tcPr>
            <w:tcW w:w="2689" w:type="dxa"/>
            <w:noWrap/>
            <w:vAlign w:val="center"/>
            <w:hideMark/>
          </w:tcPr>
          <w:p w14:paraId="642816AC"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r w:rsidRPr="00372A56">
              <w:rPr>
                <w:i/>
                <w:iCs/>
              </w:rPr>
              <w:t>Cecidomyiidae</w:t>
            </w:r>
          </w:p>
        </w:tc>
        <w:tc>
          <w:tcPr>
            <w:tcW w:w="1195" w:type="dxa"/>
            <w:noWrap/>
            <w:vAlign w:val="center"/>
            <w:hideMark/>
          </w:tcPr>
          <w:p w14:paraId="70FABF84" w14:textId="77777777"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0.0532</w:t>
            </w:r>
          </w:p>
        </w:tc>
      </w:tr>
      <w:tr w:rsidR="00342758" w:rsidRPr="003643A3" w14:paraId="7D5193AC"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44460AF" w14:textId="77777777" w:rsidR="00342758" w:rsidRPr="003643A3" w:rsidRDefault="00342758" w:rsidP="00AA3547">
            <w:r w:rsidRPr="003643A3">
              <w:t>8</w:t>
            </w:r>
          </w:p>
        </w:tc>
        <w:tc>
          <w:tcPr>
            <w:tcW w:w="2689" w:type="dxa"/>
            <w:noWrap/>
            <w:vAlign w:val="center"/>
            <w:hideMark/>
          </w:tcPr>
          <w:p w14:paraId="6E3DD4EA"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proofErr w:type="spellStart"/>
            <w:r w:rsidRPr="00372A56">
              <w:rPr>
                <w:i/>
                <w:iCs/>
              </w:rPr>
              <w:t>Theridion</w:t>
            </w:r>
            <w:proofErr w:type="spellEnd"/>
            <w:r w:rsidRPr="00372A56">
              <w:rPr>
                <w:i/>
                <w:iCs/>
              </w:rPr>
              <w:t xml:space="preserve"> </w:t>
            </w:r>
            <w:proofErr w:type="spellStart"/>
            <w:r w:rsidRPr="00372A56">
              <w:rPr>
                <w:i/>
                <w:iCs/>
              </w:rPr>
              <w:t>sp</w:t>
            </w:r>
            <w:proofErr w:type="spellEnd"/>
          </w:p>
        </w:tc>
        <w:tc>
          <w:tcPr>
            <w:tcW w:w="1195" w:type="dxa"/>
            <w:noWrap/>
            <w:vAlign w:val="center"/>
            <w:hideMark/>
          </w:tcPr>
          <w:p w14:paraId="551E0FD0" w14:textId="77777777"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0.0964</w:t>
            </w:r>
          </w:p>
        </w:tc>
      </w:tr>
      <w:tr w:rsidR="00342758" w:rsidRPr="003643A3" w14:paraId="0C5B461B"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D9B2A04" w14:textId="77777777" w:rsidR="00342758" w:rsidRPr="003643A3" w:rsidRDefault="00342758" w:rsidP="00AA3547">
            <w:r w:rsidRPr="003643A3">
              <w:t>9</w:t>
            </w:r>
          </w:p>
        </w:tc>
        <w:tc>
          <w:tcPr>
            <w:tcW w:w="2689" w:type="dxa"/>
            <w:noWrap/>
            <w:vAlign w:val="center"/>
            <w:hideMark/>
          </w:tcPr>
          <w:p w14:paraId="04A7B0F3"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proofErr w:type="spellStart"/>
            <w:r w:rsidRPr="00372A56">
              <w:rPr>
                <w:i/>
                <w:iCs/>
              </w:rPr>
              <w:t>Ootetrastichus</w:t>
            </w:r>
            <w:proofErr w:type="spellEnd"/>
            <w:r w:rsidRPr="00372A56">
              <w:rPr>
                <w:i/>
                <w:iCs/>
              </w:rPr>
              <w:t xml:space="preserve"> </w:t>
            </w:r>
            <w:proofErr w:type="spellStart"/>
            <w:r w:rsidRPr="00372A56">
              <w:rPr>
                <w:i/>
                <w:iCs/>
              </w:rPr>
              <w:t>sp</w:t>
            </w:r>
            <w:proofErr w:type="spellEnd"/>
          </w:p>
        </w:tc>
        <w:tc>
          <w:tcPr>
            <w:tcW w:w="1195" w:type="dxa"/>
            <w:noWrap/>
            <w:vAlign w:val="center"/>
            <w:hideMark/>
          </w:tcPr>
          <w:p w14:paraId="303C176C" w14:textId="77777777"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0.2126</w:t>
            </w:r>
          </w:p>
        </w:tc>
      </w:tr>
      <w:tr w:rsidR="00342758" w:rsidRPr="003643A3" w14:paraId="74C4239C"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49D324E" w14:textId="77777777" w:rsidR="00342758" w:rsidRPr="003643A3" w:rsidRDefault="00342758" w:rsidP="00AA3547">
            <w:r w:rsidRPr="003643A3">
              <w:t>10</w:t>
            </w:r>
          </w:p>
        </w:tc>
        <w:tc>
          <w:tcPr>
            <w:tcW w:w="2689" w:type="dxa"/>
            <w:noWrap/>
            <w:vAlign w:val="center"/>
            <w:hideMark/>
          </w:tcPr>
          <w:p w14:paraId="3D9FB287"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proofErr w:type="spellStart"/>
            <w:r w:rsidRPr="00372A56">
              <w:rPr>
                <w:i/>
                <w:iCs/>
              </w:rPr>
              <w:t>Stilicus</w:t>
            </w:r>
            <w:proofErr w:type="spellEnd"/>
            <w:r w:rsidRPr="00372A56">
              <w:rPr>
                <w:i/>
                <w:iCs/>
              </w:rPr>
              <w:t xml:space="preserve"> rufipes</w:t>
            </w:r>
          </w:p>
        </w:tc>
        <w:tc>
          <w:tcPr>
            <w:tcW w:w="1195" w:type="dxa"/>
            <w:noWrap/>
            <w:vAlign w:val="center"/>
            <w:hideMark/>
          </w:tcPr>
          <w:p w14:paraId="3290B6DE" w14:textId="77777777"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0.2454</w:t>
            </w:r>
          </w:p>
        </w:tc>
      </w:tr>
      <w:tr w:rsidR="00342758" w:rsidRPr="003643A3" w14:paraId="5668AD3E"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3970405" w14:textId="77777777" w:rsidR="00342758" w:rsidRPr="003643A3" w:rsidRDefault="00342758" w:rsidP="00AA3547">
            <w:r w:rsidRPr="003643A3">
              <w:t>11</w:t>
            </w:r>
          </w:p>
        </w:tc>
        <w:tc>
          <w:tcPr>
            <w:tcW w:w="2689" w:type="dxa"/>
            <w:noWrap/>
            <w:vAlign w:val="center"/>
            <w:hideMark/>
          </w:tcPr>
          <w:p w14:paraId="73820051"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proofErr w:type="spellStart"/>
            <w:r w:rsidRPr="00372A56">
              <w:rPr>
                <w:i/>
                <w:iCs/>
              </w:rPr>
              <w:t>Cicadoidea</w:t>
            </w:r>
            <w:proofErr w:type="spellEnd"/>
          </w:p>
        </w:tc>
        <w:tc>
          <w:tcPr>
            <w:tcW w:w="1195" w:type="dxa"/>
            <w:noWrap/>
            <w:vAlign w:val="center"/>
            <w:hideMark/>
          </w:tcPr>
          <w:p w14:paraId="5D530EB9" w14:textId="429052D8"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0.259</w:t>
            </w:r>
            <w:r w:rsidR="006F6E7C" w:rsidRPr="003643A3">
              <w:t>0</w:t>
            </w:r>
          </w:p>
        </w:tc>
      </w:tr>
      <w:tr w:rsidR="00342758" w:rsidRPr="003643A3" w14:paraId="0279422A"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8CAFBCB" w14:textId="77777777" w:rsidR="00342758" w:rsidRPr="003643A3" w:rsidRDefault="00342758" w:rsidP="00AA3547">
            <w:r w:rsidRPr="003643A3">
              <w:t>12</w:t>
            </w:r>
          </w:p>
        </w:tc>
        <w:tc>
          <w:tcPr>
            <w:tcW w:w="2689" w:type="dxa"/>
            <w:noWrap/>
            <w:vAlign w:val="center"/>
            <w:hideMark/>
          </w:tcPr>
          <w:p w14:paraId="6E2A4D2C"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proofErr w:type="spellStart"/>
            <w:r w:rsidRPr="00372A56">
              <w:rPr>
                <w:i/>
                <w:iCs/>
              </w:rPr>
              <w:t>Tetragnatha</w:t>
            </w:r>
            <w:proofErr w:type="spellEnd"/>
            <w:r w:rsidRPr="00372A56">
              <w:rPr>
                <w:i/>
                <w:iCs/>
              </w:rPr>
              <w:t xml:space="preserve"> </w:t>
            </w:r>
            <w:proofErr w:type="spellStart"/>
            <w:r w:rsidRPr="00372A56">
              <w:rPr>
                <w:i/>
                <w:iCs/>
              </w:rPr>
              <w:t>sp</w:t>
            </w:r>
            <w:proofErr w:type="spellEnd"/>
          </w:p>
        </w:tc>
        <w:tc>
          <w:tcPr>
            <w:tcW w:w="1195" w:type="dxa"/>
            <w:noWrap/>
            <w:vAlign w:val="center"/>
            <w:hideMark/>
          </w:tcPr>
          <w:p w14:paraId="67DF7430" w14:textId="77777777"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0.3455</w:t>
            </w:r>
          </w:p>
        </w:tc>
      </w:tr>
      <w:tr w:rsidR="00342758" w:rsidRPr="003643A3" w14:paraId="256FB87A"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0EBE7E1" w14:textId="77777777" w:rsidR="00342758" w:rsidRPr="003643A3" w:rsidRDefault="00342758" w:rsidP="00AA3547">
            <w:r w:rsidRPr="003643A3">
              <w:t>13</w:t>
            </w:r>
          </w:p>
        </w:tc>
        <w:tc>
          <w:tcPr>
            <w:tcW w:w="2689" w:type="dxa"/>
            <w:noWrap/>
            <w:vAlign w:val="center"/>
            <w:hideMark/>
          </w:tcPr>
          <w:p w14:paraId="752B5311"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proofErr w:type="spellStart"/>
            <w:r w:rsidRPr="00372A56">
              <w:rPr>
                <w:i/>
                <w:iCs/>
              </w:rPr>
              <w:t>Mangora</w:t>
            </w:r>
            <w:proofErr w:type="spellEnd"/>
            <w:r w:rsidRPr="00372A56">
              <w:rPr>
                <w:i/>
                <w:iCs/>
              </w:rPr>
              <w:t xml:space="preserve"> acalypha</w:t>
            </w:r>
          </w:p>
        </w:tc>
        <w:tc>
          <w:tcPr>
            <w:tcW w:w="1195" w:type="dxa"/>
            <w:noWrap/>
            <w:vAlign w:val="center"/>
            <w:hideMark/>
          </w:tcPr>
          <w:p w14:paraId="1A1EAA15" w14:textId="77777777"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0.3455</w:t>
            </w:r>
          </w:p>
        </w:tc>
      </w:tr>
      <w:tr w:rsidR="00342758" w:rsidRPr="003643A3" w14:paraId="37039563"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A04F9C9" w14:textId="77777777" w:rsidR="00342758" w:rsidRPr="003643A3" w:rsidRDefault="00342758" w:rsidP="00AA3547">
            <w:r w:rsidRPr="003643A3">
              <w:t>14</w:t>
            </w:r>
          </w:p>
        </w:tc>
        <w:tc>
          <w:tcPr>
            <w:tcW w:w="2689" w:type="dxa"/>
            <w:noWrap/>
            <w:vAlign w:val="center"/>
            <w:hideMark/>
          </w:tcPr>
          <w:p w14:paraId="3BEF6937"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proofErr w:type="spellStart"/>
            <w:r w:rsidRPr="00372A56">
              <w:rPr>
                <w:i/>
                <w:iCs/>
              </w:rPr>
              <w:t>Delphacidae</w:t>
            </w:r>
            <w:proofErr w:type="spellEnd"/>
          </w:p>
        </w:tc>
        <w:tc>
          <w:tcPr>
            <w:tcW w:w="1195" w:type="dxa"/>
            <w:noWrap/>
            <w:vAlign w:val="center"/>
            <w:hideMark/>
          </w:tcPr>
          <w:p w14:paraId="6AA42A9C" w14:textId="77777777"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0.3787</w:t>
            </w:r>
          </w:p>
        </w:tc>
      </w:tr>
      <w:tr w:rsidR="00342758" w:rsidRPr="003643A3" w14:paraId="23BCF928"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F86D454" w14:textId="77777777" w:rsidR="00342758" w:rsidRPr="003643A3" w:rsidRDefault="00342758" w:rsidP="00AA3547">
            <w:r w:rsidRPr="003643A3">
              <w:t>15</w:t>
            </w:r>
          </w:p>
        </w:tc>
        <w:tc>
          <w:tcPr>
            <w:tcW w:w="2689" w:type="dxa"/>
            <w:noWrap/>
            <w:vAlign w:val="center"/>
            <w:hideMark/>
          </w:tcPr>
          <w:p w14:paraId="128C5A6F"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proofErr w:type="spellStart"/>
            <w:r w:rsidRPr="00372A56">
              <w:rPr>
                <w:i/>
                <w:iCs/>
              </w:rPr>
              <w:t>Cercyon</w:t>
            </w:r>
            <w:proofErr w:type="spellEnd"/>
            <w:r w:rsidRPr="00372A56">
              <w:rPr>
                <w:i/>
                <w:iCs/>
              </w:rPr>
              <w:t xml:space="preserve"> sternalis</w:t>
            </w:r>
          </w:p>
        </w:tc>
        <w:tc>
          <w:tcPr>
            <w:tcW w:w="1195" w:type="dxa"/>
            <w:noWrap/>
            <w:vAlign w:val="center"/>
            <w:hideMark/>
          </w:tcPr>
          <w:p w14:paraId="2D76057B" w14:textId="35C700CF"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0.405</w:t>
            </w:r>
            <w:r w:rsidR="006F6E7C" w:rsidRPr="003643A3">
              <w:t>0</w:t>
            </w:r>
          </w:p>
        </w:tc>
      </w:tr>
      <w:tr w:rsidR="00342758" w:rsidRPr="003643A3" w14:paraId="374F9FB1"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3AF3339" w14:textId="77777777" w:rsidR="00342758" w:rsidRPr="003643A3" w:rsidRDefault="00342758" w:rsidP="00AA3547">
            <w:r w:rsidRPr="003643A3">
              <w:t>16</w:t>
            </w:r>
          </w:p>
        </w:tc>
        <w:tc>
          <w:tcPr>
            <w:tcW w:w="2689" w:type="dxa"/>
            <w:noWrap/>
            <w:vAlign w:val="center"/>
            <w:hideMark/>
          </w:tcPr>
          <w:p w14:paraId="134CD452"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proofErr w:type="spellStart"/>
            <w:r w:rsidRPr="00372A56">
              <w:rPr>
                <w:i/>
                <w:iCs/>
              </w:rPr>
              <w:t>Hybotidae</w:t>
            </w:r>
            <w:proofErr w:type="spellEnd"/>
          </w:p>
        </w:tc>
        <w:tc>
          <w:tcPr>
            <w:tcW w:w="1195" w:type="dxa"/>
            <w:noWrap/>
            <w:vAlign w:val="center"/>
            <w:hideMark/>
          </w:tcPr>
          <w:p w14:paraId="057A13A0" w14:textId="77777777"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0.4571</w:t>
            </w:r>
          </w:p>
        </w:tc>
      </w:tr>
      <w:tr w:rsidR="00342758" w:rsidRPr="003643A3" w14:paraId="72531908"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4AE167B" w14:textId="77777777" w:rsidR="00342758" w:rsidRPr="003643A3" w:rsidRDefault="00342758" w:rsidP="00AA3547">
            <w:r w:rsidRPr="003643A3">
              <w:t>17</w:t>
            </w:r>
          </w:p>
        </w:tc>
        <w:tc>
          <w:tcPr>
            <w:tcW w:w="2689" w:type="dxa"/>
            <w:noWrap/>
            <w:vAlign w:val="center"/>
            <w:hideMark/>
          </w:tcPr>
          <w:p w14:paraId="25A1239C"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r w:rsidRPr="00372A56">
              <w:rPr>
                <w:i/>
                <w:iCs/>
              </w:rPr>
              <w:t>Chironomidae</w:t>
            </w:r>
          </w:p>
        </w:tc>
        <w:tc>
          <w:tcPr>
            <w:tcW w:w="1195" w:type="dxa"/>
            <w:noWrap/>
            <w:vAlign w:val="center"/>
            <w:hideMark/>
          </w:tcPr>
          <w:p w14:paraId="31DFD09E" w14:textId="77777777"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0.4715</w:t>
            </w:r>
          </w:p>
        </w:tc>
      </w:tr>
      <w:tr w:rsidR="00342758" w:rsidRPr="003643A3" w14:paraId="41BAE33A"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8F44DBA" w14:textId="77777777" w:rsidR="00342758" w:rsidRPr="003643A3" w:rsidRDefault="00342758" w:rsidP="00AA3547">
            <w:r w:rsidRPr="003643A3">
              <w:t>18</w:t>
            </w:r>
          </w:p>
        </w:tc>
        <w:tc>
          <w:tcPr>
            <w:tcW w:w="2689" w:type="dxa"/>
            <w:noWrap/>
            <w:vAlign w:val="center"/>
            <w:hideMark/>
          </w:tcPr>
          <w:p w14:paraId="4F56C225"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proofErr w:type="spellStart"/>
            <w:r w:rsidRPr="00372A56">
              <w:rPr>
                <w:i/>
                <w:iCs/>
              </w:rPr>
              <w:t>Hypostenus</w:t>
            </w:r>
            <w:proofErr w:type="spellEnd"/>
            <w:r w:rsidRPr="00372A56">
              <w:rPr>
                <w:i/>
                <w:iCs/>
              </w:rPr>
              <w:t xml:space="preserve"> latifrons</w:t>
            </w:r>
          </w:p>
        </w:tc>
        <w:tc>
          <w:tcPr>
            <w:tcW w:w="1195" w:type="dxa"/>
            <w:noWrap/>
            <w:vAlign w:val="center"/>
            <w:hideMark/>
          </w:tcPr>
          <w:p w14:paraId="4E62DCBB" w14:textId="77777777"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0.4909</w:t>
            </w:r>
          </w:p>
        </w:tc>
      </w:tr>
      <w:tr w:rsidR="00342758" w:rsidRPr="003643A3" w14:paraId="7838A7D7"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9ABF420" w14:textId="77777777" w:rsidR="00342758" w:rsidRPr="003643A3" w:rsidRDefault="00342758" w:rsidP="00AA3547">
            <w:r w:rsidRPr="003643A3">
              <w:t>19</w:t>
            </w:r>
          </w:p>
        </w:tc>
        <w:tc>
          <w:tcPr>
            <w:tcW w:w="2689" w:type="dxa"/>
            <w:noWrap/>
            <w:vAlign w:val="center"/>
            <w:hideMark/>
          </w:tcPr>
          <w:p w14:paraId="14C1311E"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proofErr w:type="spellStart"/>
            <w:r w:rsidRPr="00372A56">
              <w:rPr>
                <w:i/>
                <w:iCs/>
              </w:rPr>
              <w:t>Bidessus</w:t>
            </w:r>
            <w:proofErr w:type="spellEnd"/>
            <w:r w:rsidRPr="00372A56">
              <w:rPr>
                <w:i/>
                <w:iCs/>
              </w:rPr>
              <w:t xml:space="preserve"> </w:t>
            </w:r>
            <w:proofErr w:type="spellStart"/>
            <w:r w:rsidRPr="00372A56">
              <w:rPr>
                <w:i/>
                <w:iCs/>
              </w:rPr>
              <w:t>unistriatus</w:t>
            </w:r>
            <w:proofErr w:type="spellEnd"/>
          </w:p>
        </w:tc>
        <w:tc>
          <w:tcPr>
            <w:tcW w:w="1195" w:type="dxa"/>
            <w:noWrap/>
            <w:vAlign w:val="center"/>
            <w:hideMark/>
          </w:tcPr>
          <w:p w14:paraId="5285F5EF" w14:textId="77777777"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0.4909</w:t>
            </w:r>
          </w:p>
        </w:tc>
      </w:tr>
      <w:tr w:rsidR="00342758" w:rsidRPr="003643A3" w14:paraId="6A255C8E"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08BD107" w14:textId="77777777" w:rsidR="00342758" w:rsidRPr="003643A3" w:rsidRDefault="00342758" w:rsidP="00AA3547">
            <w:r w:rsidRPr="003643A3">
              <w:t>20</w:t>
            </w:r>
          </w:p>
        </w:tc>
        <w:tc>
          <w:tcPr>
            <w:tcW w:w="2689" w:type="dxa"/>
            <w:noWrap/>
            <w:vAlign w:val="center"/>
            <w:hideMark/>
          </w:tcPr>
          <w:p w14:paraId="7EDEBEFF"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proofErr w:type="spellStart"/>
            <w:r w:rsidRPr="00372A56">
              <w:rPr>
                <w:i/>
                <w:iCs/>
              </w:rPr>
              <w:t>Sciaridae</w:t>
            </w:r>
            <w:proofErr w:type="spellEnd"/>
          </w:p>
        </w:tc>
        <w:tc>
          <w:tcPr>
            <w:tcW w:w="1195" w:type="dxa"/>
            <w:noWrap/>
            <w:vAlign w:val="center"/>
            <w:hideMark/>
          </w:tcPr>
          <w:p w14:paraId="42524B73" w14:textId="77777777"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0.5316</w:t>
            </w:r>
          </w:p>
        </w:tc>
      </w:tr>
      <w:tr w:rsidR="00342758" w:rsidRPr="003643A3" w14:paraId="3F3322CE"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65CB55D" w14:textId="77777777" w:rsidR="00342758" w:rsidRPr="003643A3" w:rsidRDefault="00342758" w:rsidP="00AA3547">
            <w:r w:rsidRPr="003643A3">
              <w:t>21</w:t>
            </w:r>
          </w:p>
        </w:tc>
        <w:tc>
          <w:tcPr>
            <w:tcW w:w="2689" w:type="dxa"/>
            <w:noWrap/>
            <w:vAlign w:val="center"/>
            <w:hideMark/>
          </w:tcPr>
          <w:p w14:paraId="1DA67B57"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r w:rsidRPr="00372A56">
              <w:rPr>
                <w:i/>
                <w:iCs/>
              </w:rPr>
              <w:t>Ephydridae</w:t>
            </w:r>
          </w:p>
        </w:tc>
        <w:tc>
          <w:tcPr>
            <w:tcW w:w="1195" w:type="dxa"/>
            <w:noWrap/>
            <w:vAlign w:val="center"/>
            <w:hideMark/>
          </w:tcPr>
          <w:p w14:paraId="16D6882F" w14:textId="77777777"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0.5316</w:t>
            </w:r>
          </w:p>
        </w:tc>
      </w:tr>
      <w:tr w:rsidR="00342758" w:rsidRPr="003643A3" w14:paraId="524F725C"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7CB075D" w14:textId="77777777" w:rsidR="00342758" w:rsidRPr="003643A3" w:rsidRDefault="00342758" w:rsidP="00AA3547">
            <w:r w:rsidRPr="003643A3">
              <w:t>22</w:t>
            </w:r>
          </w:p>
        </w:tc>
        <w:tc>
          <w:tcPr>
            <w:tcW w:w="2689" w:type="dxa"/>
            <w:noWrap/>
            <w:vAlign w:val="center"/>
            <w:hideMark/>
          </w:tcPr>
          <w:p w14:paraId="32E63C0C"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proofErr w:type="spellStart"/>
            <w:r w:rsidRPr="00372A56">
              <w:rPr>
                <w:i/>
                <w:iCs/>
              </w:rPr>
              <w:t>Jassidae</w:t>
            </w:r>
            <w:proofErr w:type="spellEnd"/>
          </w:p>
        </w:tc>
        <w:tc>
          <w:tcPr>
            <w:tcW w:w="1195" w:type="dxa"/>
            <w:noWrap/>
            <w:vAlign w:val="center"/>
            <w:hideMark/>
          </w:tcPr>
          <w:p w14:paraId="459A7A37" w14:textId="77777777"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0.5424</w:t>
            </w:r>
          </w:p>
        </w:tc>
      </w:tr>
      <w:tr w:rsidR="00342758" w:rsidRPr="003643A3" w14:paraId="0D9D1936"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CE32038" w14:textId="77777777" w:rsidR="00342758" w:rsidRPr="003643A3" w:rsidRDefault="00342758" w:rsidP="00AA3547">
            <w:r w:rsidRPr="003643A3">
              <w:t>23</w:t>
            </w:r>
          </w:p>
        </w:tc>
        <w:tc>
          <w:tcPr>
            <w:tcW w:w="2689" w:type="dxa"/>
            <w:noWrap/>
            <w:vAlign w:val="center"/>
            <w:hideMark/>
          </w:tcPr>
          <w:p w14:paraId="4057D44B"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r w:rsidRPr="00372A56">
              <w:rPr>
                <w:i/>
                <w:iCs/>
              </w:rPr>
              <w:t>Linyphiidae</w:t>
            </w:r>
          </w:p>
        </w:tc>
        <w:tc>
          <w:tcPr>
            <w:tcW w:w="1195" w:type="dxa"/>
            <w:noWrap/>
            <w:vAlign w:val="center"/>
            <w:hideMark/>
          </w:tcPr>
          <w:p w14:paraId="047813D2" w14:textId="77777777"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0.5666</w:t>
            </w:r>
          </w:p>
        </w:tc>
      </w:tr>
      <w:tr w:rsidR="00342758" w:rsidRPr="003643A3" w14:paraId="44A5D672"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EDCEFC0" w14:textId="77777777" w:rsidR="00342758" w:rsidRPr="003643A3" w:rsidRDefault="00342758" w:rsidP="00AA3547">
            <w:r w:rsidRPr="003643A3">
              <w:t>24</w:t>
            </w:r>
          </w:p>
        </w:tc>
        <w:tc>
          <w:tcPr>
            <w:tcW w:w="2689" w:type="dxa"/>
            <w:noWrap/>
            <w:vAlign w:val="center"/>
            <w:hideMark/>
          </w:tcPr>
          <w:p w14:paraId="5CE68F5C"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proofErr w:type="spellStart"/>
            <w:r w:rsidRPr="00372A56">
              <w:rPr>
                <w:i/>
                <w:iCs/>
              </w:rPr>
              <w:t>Phlaeothripidae</w:t>
            </w:r>
            <w:proofErr w:type="spellEnd"/>
          </w:p>
        </w:tc>
        <w:tc>
          <w:tcPr>
            <w:tcW w:w="1195" w:type="dxa"/>
            <w:noWrap/>
            <w:vAlign w:val="center"/>
            <w:hideMark/>
          </w:tcPr>
          <w:p w14:paraId="1416AADF" w14:textId="77777777"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0.5898</w:t>
            </w:r>
          </w:p>
        </w:tc>
      </w:tr>
      <w:tr w:rsidR="00342758" w:rsidRPr="003643A3" w14:paraId="7702244D"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920BE6A" w14:textId="77777777" w:rsidR="00342758" w:rsidRPr="003643A3" w:rsidRDefault="00342758" w:rsidP="00AA3547">
            <w:r w:rsidRPr="003643A3">
              <w:t>25</w:t>
            </w:r>
          </w:p>
        </w:tc>
        <w:tc>
          <w:tcPr>
            <w:tcW w:w="2689" w:type="dxa"/>
            <w:noWrap/>
            <w:vAlign w:val="center"/>
            <w:hideMark/>
          </w:tcPr>
          <w:p w14:paraId="6835AAAB"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r w:rsidRPr="00372A56">
              <w:rPr>
                <w:i/>
                <w:iCs/>
              </w:rPr>
              <w:t>Theridiidae</w:t>
            </w:r>
          </w:p>
        </w:tc>
        <w:tc>
          <w:tcPr>
            <w:tcW w:w="1195" w:type="dxa"/>
            <w:noWrap/>
            <w:vAlign w:val="center"/>
            <w:hideMark/>
          </w:tcPr>
          <w:p w14:paraId="6DE14ADE" w14:textId="77777777"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0.6909</w:t>
            </w:r>
          </w:p>
        </w:tc>
      </w:tr>
      <w:tr w:rsidR="00342758" w:rsidRPr="003643A3" w14:paraId="6F2DDC38"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8378F57" w14:textId="77777777" w:rsidR="00342758" w:rsidRPr="003643A3" w:rsidRDefault="00342758" w:rsidP="00AA3547">
            <w:r w:rsidRPr="003643A3">
              <w:t>26</w:t>
            </w:r>
          </w:p>
        </w:tc>
        <w:tc>
          <w:tcPr>
            <w:tcW w:w="2689" w:type="dxa"/>
            <w:noWrap/>
            <w:vAlign w:val="center"/>
            <w:hideMark/>
          </w:tcPr>
          <w:p w14:paraId="7682CFB3"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proofErr w:type="spellStart"/>
            <w:r w:rsidRPr="00372A56">
              <w:rPr>
                <w:i/>
                <w:iCs/>
              </w:rPr>
              <w:t>Thanatus</w:t>
            </w:r>
            <w:proofErr w:type="spellEnd"/>
            <w:r w:rsidRPr="00372A56">
              <w:rPr>
                <w:i/>
                <w:iCs/>
              </w:rPr>
              <w:t xml:space="preserve"> </w:t>
            </w:r>
            <w:proofErr w:type="spellStart"/>
            <w:r w:rsidRPr="00372A56">
              <w:rPr>
                <w:i/>
                <w:iCs/>
              </w:rPr>
              <w:t>sp</w:t>
            </w:r>
            <w:proofErr w:type="spellEnd"/>
          </w:p>
        </w:tc>
        <w:tc>
          <w:tcPr>
            <w:tcW w:w="1195" w:type="dxa"/>
            <w:noWrap/>
            <w:vAlign w:val="center"/>
            <w:hideMark/>
          </w:tcPr>
          <w:p w14:paraId="1366F0BA" w14:textId="77777777"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0.6909</w:t>
            </w:r>
          </w:p>
        </w:tc>
      </w:tr>
      <w:tr w:rsidR="00342758" w:rsidRPr="003643A3" w14:paraId="08C50B7B"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D664994" w14:textId="77777777" w:rsidR="00342758" w:rsidRPr="003643A3" w:rsidRDefault="00342758" w:rsidP="00AA3547">
            <w:r w:rsidRPr="003643A3">
              <w:t>27</w:t>
            </w:r>
          </w:p>
        </w:tc>
        <w:tc>
          <w:tcPr>
            <w:tcW w:w="2689" w:type="dxa"/>
            <w:noWrap/>
            <w:vAlign w:val="center"/>
            <w:hideMark/>
          </w:tcPr>
          <w:p w14:paraId="6821888E"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proofErr w:type="spellStart"/>
            <w:r w:rsidRPr="00372A56">
              <w:rPr>
                <w:i/>
                <w:iCs/>
              </w:rPr>
              <w:t>Typhlocybinae</w:t>
            </w:r>
            <w:proofErr w:type="spellEnd"/>
          </w:p>
        </w:tc>
        <w:tc>
          <w:tcPr>
            <w:tcW w:w="1195" w:type="dxa"/>
            <w:noWrap/>
            <w:vAlign w:val="center"/>
            <w:hideMark/>
          </w:tcPr>
          <w:p w14:paraId="6980AEF6" w14:textId="77777777"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0.7281</w:t>
            </w:r>
          </w:p>
        </w:tc>
      </w:tr>
      <w:tr w:rsidR="00342758" w:rsidRPr="003643A3" w14:paraId="337E2B0B"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A5627AF" w14:textId="77777777" w:rsidR="00342758" w:rsidRPr="003643A3" w:rsidRDefault="00342758" w:rsidP="00AA3547">
            <w:r w:rsidRPr="003643A3">
              <w:t>28</w:t>
            </w:r>
          </w:p>
        </w:tc>
        <w:tc>
          <w:tcPr>
            <w:tcW w:w="2689" w:type="dxa"/>
            <w:noWrap/>
            <w:vAlign w:val="center"/>
            <w:hideMark/>
          </w:tcPr>
          <w:p w14:paraId="263D0851"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proofErr w:type="spellStart"/>
            <w:r w:rsidRPr="00372A56">
              <w:rPr>
                <w:i/>
                <w:iCs/>
              </w:rPr>
              <w:t>Psychodidae</w:t>
            </w:r>
            <w:proofErr w:type="spellEnd"/>
          </w:p>
        </w:tc>
        <w:tc>
          <w:tcPr>
            <w:tcW w:w="1195" w:type="dxa"/>
            <w:noWrap/>
            <w:vAlign w:val="center"/>
            <w:hideMark/>
          </w:tcPr>
          <w:p w14:paraId="0E74D78E" w14:textId="77777777"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0.7442</w:t>
            </w:r>
          </w:p>
        </w:tc>
      </w:tr>
      <w:tr w:rsidR="00342758" w:rsidRPr="003643A3" w14:paraId="6F105114"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A461147" w14:textId="77777777" w:rsidR="00342758" w:rsidRPr="003643A3" w:rsidRDefault="00342758" w:rsidP="00AA3547">
            <w:r w:rsidRPr="003643A3">
              <w:t>29</w:t>
            </w:r>
          </w:p>
        </w:tc>
        <w:tc>
          <w:tcPr>
            <w:tcW w:w="2689" w:type="dxa"/>
            <w:noWrap/>
            <w:vAlign w:val="center"/>
            <w:hideMark/>
          </w:tcPr>
          <w:p w14:paraId="3D1180D3"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proofErr w:type="spellStart"/>
            <w:r w:rsidRPr="00372A56">
              <w:rPr>
                <w:i/>
                <w:iCs/>
              </w:rPr>
              <w:t>Gnathonarium</w:t>
            </w:r>
            <w:proofErr w:type="spellEnd"/>
            <w:r w:rsidRPr="00372A56">
              <w:rPr>
                <w:i/>
                <w:iCs/>
              </w:rPr>
              <w:t xml:space="preserve"> </w:t>
            </w:r>
            <w:proofErr w:type="spellStart"/>
            <w:r w:rsidRPr="00372A56">
              <w:rPr>
                <w:i/>
                <w:iCs/>
              </w:rPr>
              <w:t>dentatum</w:t>
            </w:r>
            <w:proofErr w:type="spellEnd"/>
          </w:p>
        </w:tc>
        <w:tc>
          <w:tcPr>
            <w:tcW w:w="1195" w:type="dxa"/>
            <w:noWrap/>
            <w:vAlign w:val="center"/>
            <w:hideMark/>
          </w:tcPr>
          <w:p w14:paraId="6387E2AF" w14:textId="77777777"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0.7496</w:t>
            </w:r>
          </w:p>
        </w:tc>
      </w:tr>
      <w:tr w:rsidR="00342758" w:rsidRPr="003643A3" w14:paraId="741F7BE0"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0034F9E" w14:textId="77777777" w:rsidR="00342758" w:rsidRPr="003643A3" w:rsidRDefault="00342758" w:rsidP="00AA3547">
            <w:r w:rsidRPr="003643A3">
              <w:t>30</w:t>
            </w:r>
          </w:p>
        </w:tc>
        <w:tc>
          <w:tcPr>
            <w:tcW w:w="2689" w:type="dxa"/>
            <w:noWrap/>
            <w:vAlign w:val="center"/>
            <w:hideMark/>
          </w:tcPr>
          <w:p w14:paraId="7A125B0E"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proofErr w:type="spellStart"/>
            <w:r w:rsidRPr="00372A56">
              <w:rPr>
                <w:i/>
                <w:iCs/>
              </w:rPr>
              <w:t>Bathyphantes</w:t>
            </w:r>
            <w:proofErr w:type="spellEnd"/>
            <w:r w:rsidRPr="00372A56">
              <w:rPr>
                <w:i/>
                <w:iCs/>
              </w:rPr>
              <w:t xml:space="preserve"> setiger</w:t>
            </w:r>
          </w:p>
        </w:tc>
        <w:tc>
          <w:tcPr>
            <w:tcW w:w="1195" w:type="dxa"/>
            <w:noWrap/>
            <w:vAlign w:val="center"/>
            <w:hideMark/>
          </w:tcPr>
          <w:p w14:paraId="2D3C0F30" w14:textId="77777777"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0.7773</w:t>
            </w:r>
          </w:p>
        </w:tc>
      </w:tr>
      <w:tr w:rsidR="00342758" w:rsidRPr="003643A3" w14:paraId="5A20EBB9"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6E03F9A" w14:textId="77777777" w:rsidR="00342758" w:rsidRPr="003643A3" w:rsidRDefault="00342758" w:rsidP="00AA3547">
            <w:r w:rsidRPr="003643A3">
              <w:t>31</w:t>
            </w:r>
          </w:p>
        </w:tc>
        <w:tc>
          <w:tcPr>
            <w:tcW w:w="2689" w:type="dxa"/>
            <w:noWrap/>
            <w:vAlign w:val="center"/>
            <w:hideMark/>
          </w:tcPr>
          <w:p w14:paraId="13F4E11F"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proofErr w:type="spellStart"/>
            <w:r w:rsidRPr="00372A56">
              <w:rPr>
                <w:i/>
                <w:iCs/>
              </w:rPr>
              <w:t>Limoniidae</w:t>
            </w:r>
            <w:proofErr w:type="spellEnd"/>
          </w:p>
        </w:tc>
        <w:tc>
          <w:tcPr>
            <w:tcW w:w="1195" w:type="dxa"/>
            <w:noWrap/>
            <w:vAlign w:val="center"/>
            <w:hideMark/>
          </w:tcPr>
          <w:p w14:paraId="346D2493" w14:textId="77777777"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0.7973</w:t>
            </w:r>
          </w:p>
        </w:tc>
      </w:tr>
      <w:tr w:rsidR="00342758" w:rsidRPr="003643A3" w14:paraId="44DDA074"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C000D9F" w14:textId="77777777" w:rsidR="00342758" w:rsidRPr="003643A3" w:rsidRDefault="00342758" w:rsidP="00AA3547">
            <w:r w:rsidRPr="003643A3">
              <w:t>32</w:t>
            </w:r>
          </w:p>
        </w:tc>
        <w:tc>
          <w:tcPr>
            <w:tcW w:w="2689" w:type="dxa"/>
            <w:noWrap/>
            <w:vAlign w:val="center"/>
            <w:hideMark/>
          </w:tcPr>
          <w:p w14:paraId="69175870"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proofErr w:type="spellStart"/>
            <w:r w:rsidRPr="00372A56">
              <w:rPr>
                <w:i/>
                <w:iCs/>
              </w:rPr>
              <w:t>Homoptera</w:t>
            </w:r>
            <w:proofErr w:type="spellEnd"/>
          </w:p>
        </w:tc>
        <w:tc>
          <w:tcPr>
            <w:tcW w:w="1195" w:type="dxa"/>
            <w:noWrap/>
            <w:vAlign w:val="center"/>
            <w:hideMark/>
          </w:tcPr>
          <w:p w14:paraId="3FA8AC0F" w14:textId="77777777"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0.8503</w:t>
            </w:r>
          </w:p>
        </w:tc>
      </w:tr>
      <w:tr w:rsidR="00342758" w:rsidRPr="003643A3" w14:paraId="1A295019"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561564A" w14:textId="77777777" w:rsidR="00342758" w:rsidRPr="003643A3" w:rsidRDefault="00342758" w:rsidP="00AA3547">
            <w:r w:rsidRPr="003643A3">
              <w:t>33</w:t>
            </w:r>
          </w:p>
        </w:tc>
        <w:tc>
          <w:tcPr>
            <w:tcW w:w="2689" w:type="dxa"/>
            <w:noWrap/>
            <w:vAlign w:val="center"/>
            <w:hideMark/>
          </w:tcPr>
          <w:p w14:paraId="023807B0"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r w:rsidRPr="00372A56">
              <w:rPr>
                <w:i/>
                <w:iCs/>
              </w:rPr>
              <w:t>Chloropidae</w:t>
            </w:r>
          </w:p>
        </w:tc>
        <w:tc>
          <w:tcPr>
            <w:tcW w:w="1195" w:type="dxa"/>
            <w:noWrap/>
            <w:vAlign w:val="center"/>
            <w:hideMark/>
          </w:tcPr>
          <w:p w14:paraId="3A8BA442" w14:textId="77777777"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0.8531</w:t>
            </w:r>
          </w:p>
        </w:tc>
      </w:tr>
      <w:tr w:rsidR="00342758" w:rsidRPr="003643A3" w14:paraId="32AC0617"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DF28A93" w14:textId="77777777" w:rsidR="00342758" w:rsidRPr="003643A3" w:rsidRDefault="00342758" w:rsidP="00AA3547">
            <w:r w:rsidRPr="003643A3">
              <w:t>34</w:t>
            </w:r>
          </w:p>
        </w:tc>
        <w:tc>
          <w:tcPr>
            <w:tcW w:w="2689" w:type="dxa"/>
            <w:noWrap/>
            <w:vAlign w:val="center"/>
            <w:hideMark/>
          </w:tcPr>
          <w:p w14:paraId="1CBB0BC9"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r w:rsidRPr="00372A56">
              <w:rPr>
                <w:i/>
                <w:iCs/>
              </w:rPr>
              <w:t xml:space="preserve">Culex </w:t>
            </w:r>
            <w:proofErr w:type="spellStart"/>
            <w:r w:rsidRPr="00372A56">
              <w:rPr>
                <w:i/>
                <w:iCs/>
              </w:rPr>
              <w:t>sp</w:t>
            </w:r>
            <w:proofErr w:type="spellEnd"/>
          </w:p>
        </w:tc>
        <w:tc>
          <w:tcPr>
            <w:tcW w:w="1195" w:type="dxa"/>
            <w:noWrap/>
            <w:vAlign w:val="center"/>
            <w:hideMark/>
          </w:tcPr>
          <w:p w14:paraId="4EBFE474" w14:textId="77777777"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0.9036</w:t>
            </w:r>
          </w:p>
        </w:tc>
      </w:tr>
      <w:tr w:rsidR="00342758" w:rsidRPr="003643A3" w14:paraId="532C4AE8"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C7272EE" w14:textId="77777777" w:rsidR="00342758" w:rsidRPr="003643A3" w:rsidRDefault="00342758" w:rsidP="00AA3547">
            <w:r w:rsidRPr="003643A3">
              <w:t>35</w:t>
            </w:r>
          </w:p>
        </w:tc>
        <w:tc>
          <w:tcPr>
            <w:tcW w:w="2689" w:type="dxa"/>
            <w:noWrap/>
            <w:vAlign w:val="center"/>
            <w:hideMark/>
          </w:tcPr>
          <w:p w14:paraId="1DAFCE62"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proofErr w:type="spellStart"/>
            <w:r w:rsidRPr="00372A56">
              <w:rPr>
                <w:i/>
                <w:iCs/>
              </w:rPr>
              <w:t>Clubiona</w:t>
            </w:r>
            <w:proofErr w:type="spellEnd"/>
            <w:r w:rsidRPr="00372A56">
              <w:rPr>
                <w:i/>
                <w:iCs/>
              </w:rPr>
              <w:t xml:space="preserve"> </w:t>
            </w:r>
            <w:proofErr w:type="spellStart"/>
            <w:r w:rsidRPr="00372A56">
              <w:rPr>
                <w:i/>
                <w:iCs/>
              </w:rPr>
              <w:t>sp</w:t>
            </w:r>
            <w:proofErr w:type="spellEnd"/>
          </w:p>
        </w:tc>
        <w:tc>
          <w:tcPr>
            <w:tcW w:w="1195" w:type="dxa"/>
            <w:noWrap/>
            <w:vAlign w:val="center"/>
            <w:hideMark/>
          </w:tcPr>
          <w:p w14:paraId="7C8D48BC" w14:textId="77777777"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0.9604</w:t>
            </w:r>
          </w:p>
        </w:tc>
      </w:tr>
      <w:tr w:rsidR="00342758" w:rsidRPr="003643A3" w14:paraId="60656C2B"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54294CC" w14:textId="77777777" w:rsidR="00342758" w:rsidRPr="003643A3" w:rsidRDefault="00342758" w:rsidP="00AA3547">
            <w:r w:rsidRPr="003643A3">
              <w:t>36</w:t>
            </w:r>
          </w:p>
        </w:tc>
        <w:tc>
          <w:tcPr>
            <w:tcW w:w="2689" w:type="dxa"/>
            <w:noWrap/>
            <w:vAlign w:val="center"/>
            <w:hideMark/>
          </w:tcPr>
          <w:p w14:paraId="4653533D"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r w:rsidRPr="00372A56">
              <w:rPr>
                <w:i/>
                <w:iCs/>
              </w:rPr>
              <w:t>Ceratopogonidae</w:t>
            </w:r>
          </w:p>
        </w:tc>
        <w:tc>
          <w:tcPr>
            <w:tcW w:w="1195" w:type="dxa"/>
            <w:noWrap/>
            <w:vAlign w:val="center"/>
            <w:hideMark/>
          </w:tcPr>
          <w:p w14:paraId="05AD320A" w14:textId="77777777"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1.0061</w:t>
            </w:r>
          </w:p>
        </w:tc>
      </w:tr>
      <w:tr w:rsidR="00342758" w:rsidRPr="003643A3" w14:paraId="2154AFCD"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DF392DA" w14:textId="77777777" w:rsidR="00342758" w:rsidRPr="003643A3" w:rsidRDefault="00342758" w:rsidP="00AA3547">
            <w:r w:rsidRPr="003643A3">
              <w:t>37</w:t>
            </w:r>
          </w:p>
        </w:tc>
        <w:tc>
          <w:tcPr>
            <w:tcW w:w="2689" w:type="dxa"/>
            <w:noWrap/>
            <w:vAlign w:val="center"/>
            <w:hideMark/>
          </w:tcPr>
          <w:p w14:paraId="745577E1"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proofErr w:type="spellStart"/>
            <w:r w:rsidRPr="00372A56">
              <w:rPr>
                <w:i/>
                <w:iCs/>
              </w:rPr>
              <w:t>Philodromidae</w:t>
            </w:r>
            <w:proofErr w:type="spellEnd"/>
          </w:p>
        </w:tc>
        <w:tc>
          <w:tcPr>
            <w:tcW w:w="1195" w:type="dxa"/>
            <w:noWrap/>
            <w:vAlign w:val="center"/>
            <w:hideMark/>
          </w:tcPr>
          <w:p w14:paraId="0DE4E5E8" w14:textId="77777777"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1.2056</w:t>
            </w:r>
          </w:p>
        </w:tc>
      </w:tr>
      <w:tr w:rsidR="00342758" w:rsidRPr="003643A3" w14:paraId="7EA737C3"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8E91FFE" w14:textId="77777777" w:rsidR="00342758" w:rsidRPr="003643A3" w:rsidRDefault="00342758" w:rsidP="00AA3547">
            <w:r w:rsidRPr="003643A3">
              <w:t>38</w:t>
            </w:r>
          </w:p>
        </w:tc>
        <w:tc>
          <w:tcPr>
            <w:tcW w:w="2689" w:type="dxa"/>
            <w:noWrap/>
            <w:vAlign w:val="center"/>
            <w:hideMark/>
          </w:tcPr>
          <w:p w14:paraId="327D28EB"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proofErr w:type="spellStart"/>
            <w:r w:rsidRPr="00372A56">
              <w:rPr>
                <w:i/>
                <w:iCs/>
              </w:rPr>
              <w:t>Antistea</w:t>
            </w:r>
            <w:proofErr w:type="spellEnd"/>
            <w:r w:rsidRPr="00372A56">
              <w:rPr>
                <w:i/>
                <w:iCs/>
              </w:rPr>
              <w:t xml:space="preserve"> elegans</w:t>
            </w:r>
          </w:p>
        </w:tc>
        <w:tc>
          <w:tcPr>
            <w:tcW w:w="1195" w:type="dxa"/>
            <w:noWrap/>
            <w:vAlign w:val="center"/>
            <w:hideMark/>
          </w:tcPr>
          <w:p w14:paraId="06978A74" w14:textId="77777777"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1.2449</w:t>
            </w:r>
          </w:p>
        </w:tc>
      </w:tr>
      <w:tr w:rsidR="00342758" w:rsidRPr="003643A3" w14:paraId="6E3DD74C"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01339CF" w14:textId="77777777" w:rsidR="00342758" w:rsidRPr="003643A3" w:rsidRDefault="00342758" w:rsidP="00AA3547">
            <w:r w:rsidRPr="003643A3">
              <w:t>39</w:t>
            </w:r>
          </w:p>
        </w:tc>
        <w:tc>
          <w:tcPr>
            <w:tcW w:w="2689" w:type="dxa"/>
            <w:noWrap/>
            <w:vAlign w:val="center"/>
            <w:hideMark/>
          </w:tcPr>
          <w:p w14:paraId="2C9DB1B6"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r w:rsidRPr="00372A56">
              <w:rPr>
                <w:i/>
                <w:iCs/>
              </w:rPr>
              <w:t>Herina parva</w:t>
            </w:r>
          </w:p>
        </w:tc>
        <w:tc>
          <w:tcPr>
            <w:tcW w:w="1195" w:type="dxa"/>
            <w:noWrap/>
            <w:vAlign w:val="center"/>
            <w:hideMark/>
          </w:tcPr>
          <w:p w14:paraId="38B7622B" w14:textId="77777777"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1.3289</w:t>
            </w:r>
          </w:p>
        </w:tc>
      </w:tr>
      <w:tr w:rsidR="00342758" w:rsidRPr="003643A3" w14:paraId="0B768730"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57969FB" w14:textId="77777777" w:rsidR="00342758" w:rsidRPr="003643A3" w:rsidRDefault="00342758" w:rsidP="00AA3547">
            <w:r w:rsidRPr="003643A3">
              <w:t>40</w:t>
            </w:r>
          </w:p>
        </w:tc>
        <w:tc>
          <w:tcPr>
            <w:tcW w:w="2689" w:type="dxa"/>
            <w:noWrap/>
            <w:vAlign w:val="center"/>
            <w:hideMark/>
          </w:tcPr>
          <w:p w14:paraId="2DE3A743"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r w:rsidRPr="00372A56">
              <w:rPr>
                <w:i/>
                <w:iCs/>
              </w:rPr>
              <w:t>Thomisidae</w:t>
            </w:r>
          </w:p>
        </w:tc>
        <w:tc>
          <w:tcPr>
            <w:tcW w:w="1195" w:type="dxa"/>
            <w:noWrap/>
            <w:vAlign w:val="center"/>
            <w:hideMark/>
          </w:tcPr>
          <w:p w14:paraId="11949075" w14:textId="77777777"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1.3818</w:t>
            </w:r>
          </w:p>
        </w:tc>
      </w:tr>
      <w:tr w:rsidR="00342758" w:rsidRPr="003643A3" w14:paraId="0B18BC01"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D2CF621" w14:textId="77777777" w:rsidR="00342758" w:rsidRPr="003643A3" w:rsidRDefault="00342758" w:rsidP="00AA3547">
            <w:r w:rsidRPr="003643A3">
              <w:t>41</w:t>
            </w:r>
          </w:p>
        </w:tc>
        <w:tc>
          <w:tcPr>
            <w:tcW w:w="2689" w:type="dxa"/>
            <w:noWrap/>
            <w:vAlign w:val="center"/>
            <w:hideMark/>
          </w:tcPr>
          <w:p w14:paraId="20EB4AF3"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r w:rsidRPr="00372A56">
              <w:rPr>
                <w:i/>
                <w:iCs/>
              </w:rPr>
              <w:t xml:space="preserve">Muscidae </w:t>
            </w:r>
            <w:proofErr w:type="spellStart"/>
            <w:r w:rsidRPr="00372A56">
              <w:rPr>
                <w:i/>
                <w:iCs/>
              </w:rPr>
              <w:t>flor</w:t>
            </w:r>
            <w:proofErr w:type="spellEnd"/>
          </w:p>
        </w:tc>
        <w:tc>
          <w:tcPr>
            <w:tcW w:w="1195" w:type="dxa"/>
            <w:noWrap/>
            <w:vAlign w:val="center"/>
            <w:hideMark/>
          </w:tcPr>
          <w:p w14:paraId="7DA70286" w14:textId="77777777"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1.4565</w:t>
            </w:r>
          </w:p>
        </w:tc>
      </w:tr>
      <w:tr w:rsidR="00342758" w:rsidRPr="003643A3" w14:paraId="250A726C"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EF12670" w14:textId="77777777" w:rsidR="00342758" w:rsidRPr="003643A3" w:rsidRDefault="00342758" w:rsidP="00AA3547">
            <w:r w:rsidRPr="003643A3">
              <w:t>42</w:t>
            </w:r>
          </w:p>
        </w:tc>
        <w:tc>
          <w:tcPr>
            <w:tcW w:w="2689" w:type="dxa"/>
            <w:noWrap/>
            <w:vAlign w:val="center"/>
            <w:hideMark/>
          </w:tcPr>
          <w:p w14:paraId="145C79BF"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r w:rsidRPr="00372A56">
              <w:rPr>
                <w:i/>
                <w:iCs/>
              </w:rPr>
              <w:t xml:space="preserve">Muscidae </w:t>
            </w:r>
            <w:proofErr w:type="spellStart"/>
            <w:r w:rsidRPr="00372A56">
              <w:rPr>
                <w:i/>
                <w:iCs/>
              </w:rPr>
              <w:t>copro</w:t>
            </w:r>
            <w:proofErr w:type="spellEnd"/>
          </w:p>
        </w:tc>
        <w:tc>
          <w:tcPr>
            <w:tcW w:w="1195" w:type="dxa"/>
            <w:noWrap/>
            <w:vAlign w:val="center"/>
            <w:hideMark/>
          </w:tcPr>
          <w:p w14:paraId="3AB74CCF" w14:textId="77777777"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1.4565</w:t>
            </w:r>
          </w:p>
        </w:tc>
      </w:tr>
      <w:tr w:rsidR="00342758" w:rsidRPr="003643A3" w14:paraId="7163086D"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CD46F2E" w14:textId="77777777" w:rsidR="00342758" w:rsidRPr="003643A3" w:rsidRDefault="00342758" w:rsidP="00AA3547">
            <w:r w:rsidRPr="003643A3">
              <w:t>43</w:t>
            </w:r>
          </w:p>
        </w:tc>
        <w:tc>
          <w:tcPr>
            <w:tcW w:w="2689" w:type="dxa"/>
            <w:noWrap/>
            <w:vAlign w:val="center"/>
            <w:hideMark/>
          </w:tcPr>
          <w:p w14:paraId="1CB9F84D"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r w:rsidRPr="00372A56">
              <w:rPr>
                <w:i/>
                <w:iCs/>
              </w:rPr>
              <w:t xml:space="preserve">Pardosa </w:t>
            </w:r>
            <w:proofErr w:type="spellStart"/>
            <w:r w:rsidRPr="00372A56">
              <w:rPr>
                <w:i/>
                <w:iCs/>
              </w:rPr>
              <w:t>sp</w:t>
            </w:r>
            <w:proofErr w:type="spellEnd"/>
          </w:p>
        </w:tc>
        <w:tc>
          <w:tcPr>
            <w:tcW w:w="1195" w:type="dxa"/>
            <w:noWrap/>
            <w:vAlign w:val="center"/>
            <w:hideMark/>
          </w:tcPr>
          <w:p w14:paraId="25776B7B" w14:textId="77777777"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1.4924</w:t>
            </w:r>
          </w:p>
        </w:tc>
      </w:tr>
      <w:tr w:rsidR="00342758" w:rsidRPr="003643A3" w14:paraId="0A7AA4BA"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F472705" w14:textId="77777777" w:rsidR="00342758" w:rsidRPr="003643A3" w:rsidRDefault="00342758" w:rsidP="00AA3547">
            <w:r w:rsidRPr="003643A3">
              <w:t>44</w:t>
            </w:r>
          </w:p>
        </w:tc>
        <w:tc>
          <w:tcPr>
            <w:tcW w:w="2689" w:type="dxa"/>
            <w:noWrap/>
            <w:vAlign w:val="center"/>
            <w:hideMark/>
          </w:tcPr>
          <w:p w14:paraId="67B0DA88"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proofErr w:type="spellStart"/>
            <w:r w:rsidRPr="00372A56">
              <w:rPr>
                <w:i/>
                <w:iCs/>
              </w:rPr>
              <w:t>Polyhydrus</w:t>
            </w:r>
            <w:proofErr w:type="spellEnd"/>
            <w:r w:rsidRPr="00372A56">
              <w:rPr>
                <w:i/>
                <w:iCs/>
              </w:rPr>
              <w:t xml:space="preserve"> lineatus</w:t>
            </w:r>
          </w:p>
        </w:tc>
        <w:tc>
          <w:tcPr>
            <w:tcW w:w="1195" w:type="dxa"/>
            <w:noWrap/>
            <w:vAlign w:val="center"/>
            <w:hideMark/>
          </w:tcPr>
          <w:p w14:paraId="06BC8D05" w14:textId="77777777"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1.9634</w:t>
            </w:r>
          </w:p>
        </w:tc>
      </w:tr>
      <w:tr w:rsidR="00342758" w:rsidRPr="003643A3" w14:paraId="23382CA9"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E0E37FB" w14:textId="77777777" w:rsidR="00342758" w:rsidRPr="003643A3" w:rsidRDefault="00342758" w:rsidP="00AA3547">
            <w:r w:rsidRPr="003643A3">
              <w:t>45</w:t>
            </w:r>
          </w:p>
        </w:tc>
        <w:tc>
          <w:tcPr>
            <w:tcW w:w="2689" w:type="dxa"/>
            <w:noWrap/>
            <w:vAlign w:val="center"/>
            <w:hideMark/>
          </w:tcPr>
          <w:p w14:paraId="22866BCE"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proofErr w:type="spellStart"/>
            <w:r w:rsidRPr="00372A56">
              <w:rPr>
                <w:i/>
                <w:iCs/>
              </w:rPr>
              <w:t>Clubiona</w:t>
            </w:r>
            <w:proofErr w:type="spellEnd"/>
            <w:r w:rsidRPr="00372A56">
              <w:rPr>
                <w:i/>
                <w:iCs/>
              </w:rPr>
              <w:t xml:space="preserve"> </w:t>
            </w:r>
            <w:proofErr w:type="spellStart"/>
            <w:r w:rsidRPr="00372A56">
              <w:rPr>
                <w:i/>
                <w:iCs/>
              </w:rPr>
              <w:t>juvenis</w:t>
            </w:r>
            <w:proofErr w:type="spellEnd"/>
          </w:p>
        </w:tc>
        <w:tc>
          <w:tcPr>
            <w:tcW w:w="1195" w:type="dxa"/>
            <w:noWrap/>
            <w:vAlign w:val="center"/>
            <w:hideMark/>
          </w:tcPr>
          <w:p w14:paraId="19E28C97" w14:textId="77777777"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2.0624</w:t>
            </w:r>
          </w:p>
        </w:tc>
      </w:tr>
      <w:tr w:rsidR="00342758" w:rsidRPr="003643A3" w14:paraId="64FCBE02"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D1624E3" w14:textId="77777777" w:rsidR="00342758" w:rsidRPr="003643A3" w:rsidRDefault="00342758" w:rsidP="00AA3547">
            <w:r w:rsidRPr="003643A3">
              <w:t>46</w:t>
            </w:r>
          </w:p>
        </w:tc>
        <w:tc>
          <w:tcPr>
            <w:tcW w:w="2689" w:type="dxa"/>
            <w:noWrap/>
            <w:vAlign w:val="center"/>
            <w:hideMark/>
          </w:tcPr>
          <w:p w14:paraId="1591FBF9"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proofErr w:type="spellStart"/>
            <w:r w:rsidRPr="00372A56">
              <w:rPr>
                <w:i/>
                <w:iCs/>
              </w:rPr>
              <w:t>Pteromicra</w:t>
            </w:r>
            <w:proofErr w:type="spellEnd"/>
            <w:r w:rsidRPr="00372A56">
              <w:rPr>
                <w:i/>
                <w:iCs/>
              </w:rPr>
              <w:t xml:space="preserve"> </w:t>
            </w:r>
            <w:proofErr w:type="spellStart"/>
            <w:r w:rsidRPr="00372A56">
              <w:rPr>
                <w:i/>
                <w:iCs/>
              </w:rPr>
              <w:t>leucopeza</w:t>
            </w:r>
            <w:proofErr w:type="spellEnd"/>
          </w:p>
        </w:tc>
        <w:tc>
          <w:tcPr>
            <w:tcW w:w="1195" w:type="dxa"/>
            <w:noWrap/>
            <w:vAlign w:val="center"/>
            <w:hideMark/>
          </w:tcPr>
          <w:p w14:paraId="1C7C3B54" w14:textId="77777777"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2.1262</w:t>
            </w:r>
          </w:p>
        </w:tc>
      </w:tr>
      <w:tr w:rsidR="00342758" w:rsidRPr="003643A3" w14:paraId="6BEDE5C9"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F125148" w14:textId="77777777" w:rsidR="00342758" w:rsidRPr="003643A3" w:rsidRDefault="00342758" w:rsidP="00AA3547">
            <w:r w:rsidRPr="003643A3">
              <w:t>47</w:t>
            </w:r>
          </w:p>
        </w:tc>
        <w:tc>
          <w:tcPr>
            <w:tcW w:w="2689" w:type="dxa"/>
            <w:noWrap/>
            <w:vAlign w:val="center"/>
            <w:hideMark/>
          </w:tcPr>
          <w:p w14:paraId="0CC508FB"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r w:rsidRPr="00372A56">
              <w:rPr>
                <w:i/>
                <w:iCs/>
              </w:rPr>
              <w:t xml:space="preserve">Pirata </w:t>
            </w:r>
            <w:proofErr w:type="spellStart"/>
            <w:r w:rsidRPr="00372A56">
              <w:rPr>
                <w:i/>
                <w:iCs/>
              </w:rPr>
              <w:t>sp</w:t>
            </w:r>
            <w:proofErr w:type="spellEnd"/>
          </w:p>
        </w:tc>
        <w:tc>
          <w:tcPr>
            <w:tcW w:w="1195" w:type="dxa"/>
            <w:noWrap/>
            <w:vAlign w:val="center"/>
            <w:hideMark/>
          </w:tcPr>
          <w:p w14:paraId="7DF64625" w14:textId="77777777"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2.1937</w:t>
            </w:r>
          </w:p>
        </w:tc>
      </w:tr>
      <w:tr w:rsidR="00342758" w:rsidRPr="003643A3" w14:paraId="0DF5FA84"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09542E3" w14:textId="77777777" w:rsidR="00342758" w:rsidRPr="003643A3" w:rsidRDefault="00342758" w:rsidP="00AA3547">
            <w:r w:rsidRPr="003643A3">
              <w:t>48</w:t>
            </w:r>
          </w:p>
        </w:tc>
        <w:tc>
          <w:tcPr>
            <w:tcW w:w="2689" w:type="dxa"/>
            <w:noWrap/>
            <w:vAlign w:val="center"/>
            <w:hideMark/>
          </w:tcPr>
          <w:p w14:paraId="1933C37A"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r w:rsidRPr="00372A56">
              <w:rPr>
                <w:i/>
                <w:iCs/>
              </w:rPr>
              <w:t>Ichneumonidae</w:t>
            </w:r>
          </w:p>
        </w:tc>
        <w:tc>
          <w:tcPr>
            <w:tcW w:w="1195" w:type="dxa"/>
            <w:noWrap/>
            <w:vAlign w:val="center"/>
            <w:hideMark/>
          </w:tcPr>
          <w:p w14:paraId="71DEDDF5" w14:textId="77777777"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2.2591</w:t>
            </w:r>
          </w:p>
        </w:tc>
      </w:tr>
      <w:tr w:rsidR="00342758" w:rsidRPr="003643A3" w14:paraId="24EC2D21"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0984CD5" w14:textId="77777777" w:rsidR="00342758" w:rsidRPr="003643A3" w:rsidRDefault="00342758" w:rsidP="00AA3547">
            <w:r w:rsidRPr="003643A3">
              <w:t>49</w:t>
            </w:r>
          </w:p>
        </w:tc>
        <w:tc>
          <w:tcPr>
            <w:tcW w:w="2689" w:type="dxa"/>
            <w:noWrap/>
            <w:vAlign w:val="center"/>
            <w:hideMark/>
          </w:tcPr>
          <w:p w14:paraId="5DC847AA"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proofErr w:type="spellStart"/>
            <w:r w:rsidRPr="00372A56">
              <w:rPr>
                <w:i/>
                <w:iCs/>
              </w:rPr>
              <w:t>Paederus</w:t>
            </w:r>
            <w:proofErr w:type="spellEnd"/>
            <w:r w:rsidRPr="00372A56">
              <w:rPr>
                <w:i/>
                <w:iCs/>
              </w:rPr>
              <w:t xml:space="preserve"> </w:t>
            </w:r>
            <w:proofErr w:type="spellStart"/>
            <w:r w:rsidRPr="00372A56">
              <w:rPr>
                <w:i/>
                <w:iCs/>
              </w:rPr>
              <w:t>riparius</w:t>
            </w:r>
            <w:proofErr w:type="spellEnd"/>
          </w:p>
        </w:tc>
        <w:tc>
          <w:tcPr>
            <w:tcW w:w="1195" w:type="dxa"/>
            <w:noWrap/>
            <w:vAlign w:val="center"/>
            <w:hideMark/>
          </w:tcPr>
          <w:p w14:paraId="67723F1D" w14:textId="77777777"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2.4543</w:t>
            </w:r>
          </w:p>
        </w:tc>
      </w:tr>
      <w:tr w:rsidR="00342758" w:rsidRPr="003643A3" w14:paraId="52D6121E"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38C0C8E" w14:textId="77777777" w:rsidR="00342758" w:rsidRPr="003643A3" w:rsidRDefault="00342758" w:rsidP="00AA3547">
            <w:r w:rsidRPr="003643A3">
              <w:t>50</w:t>
            </w:r>
          </w:p>
        </w:tc>
        <w:tc>
          <w:tcPr>
            <w:tcW w:w="2689" w:type="dxa"/>
            <w:noWrap/>
            <w:vAlign w:val="center"/>
            <w:hideMark/>
          </w:tcPr>
          <w:p w14:paraId="7ECA5496"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proofErr w:type="spellStart"/>
            <w:r w:rsidRPr="00372A56">
              <w:rPr>
                <w:i/>
                <w:iCs/>
              </w:rPr>
              <w:t>Trachelipus</w:t>
            </w:r>
            <w:proofErr w:type="spellEnd"/>
            <w:r w:rsidRPr="00372A56">
              <w:rPr>
                <w:i/>
                <w:iCs/>
              </w:rPr>
              <w:t xml:space="preserve"> </w:t>
            </w:r>
            <w:proofErr w:type="spellStart"/>
            <w:r w:rsidRPr="00372A56">
              <w:rPr>
                <w:i/>
                <w:iCs/>
              </w:rPr>
              <w:t>rathkei</w:t>
            </w:r>
            <w:proofErr w:type="spellEnd"/>
          </w:p>
        </w:tc>
        <w:tc>
          <w:tcPr>
            <w:tcW w:w="1195" w:type="dxa"/>
            <w:noWrap/>
            <w:vAlign w:val="center"/>
            <w:hideMark/>
          </w:tcPr>
          <w:p w14:paraId="331BF6C1" w14:textId="77777777"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2.6543</w:t>
            </w:r>
          </w:p>
        </w:tc>
      </w:tr>
      <w:tr w:rsidR="00342758" w:rsidRPr="003643A3" w14:paraId="18997AF4"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981F817" w14:textId="77777777" w:rsidR="00342758" w:rsidRPr="003643A3" w:rsidRDefault="00342758" w:rsidP="00AA3547">
            <w:r w:rsidRPr="003643A3">
              <w:t>51</w:t>
            </w:r>
          </w:p>
        </w:tc>
        <w:tc>
          <w:tcPr>
            <w:tcW w:w="2689" w:type="dxa"/>
            <w:noWrap/>
            <w:vAlign w:val="center"/>
            <w:hideMark/>
          </w:tcPr>
          <w:p w14:paraId="0A17797A"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proofErr w:type="spellStart"/>
            <w:r w:rsidRPr="00372A56">
              <w:rPr>
                <w:i/>
                <w:iCs/>
              </w:rPr>
              <w:t>Sitticus</w:t>
            </w:r>
            <w:proofErr w:type="spellEnd"/>
            <w:r w:rsidRPr="00372A56">
              <w:rPr>
                <w:i/>
                <w:iCs/>
              </w:rPr>
              <w:t xml:space="preserve"> </w:t>
            </w:r>
            <w:proofErr w:type="spellStart"/>
            <w:r w:rsidRPr="00372A56">
              <w:rPr>
                <w:i/>
                <w:iCs/>
              </w:rPr>
              <w:t>caricis</w:t>
            </w:r>
            <w:proofErr w:type="spellEnd"/>
          </w:p>
        </w:tc>
        <w:tc>
          <w:tcPr>
            <w:tcW w:w="1195" w:type="dxa"/>
            <w:noWrap/>
            <w:vAlign w:val="center"/>
            <w:hideMark/>
          </w:tcPr>
          <w:p w14:paraId="419BFF2F" w14:textId="77777777"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3.3579</w:t>
            </w:r>
          </w:p>
        </w:tc>
      </w:tr>
      <w:tr w:rsidR="00342758" w:rsidRPr="003643A3" w14:paraId="62E9DFF9"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30EA40D" w14:textId="77777777" w:rsidR="00342758" w:rsidRPr="003643A3" w:rsidRDefault="00342758" w:rsidP="00AA3547">
            <w:r w:rsidRPr="003643A3">
              <w:t>52</w:t>
            </w:r>
          </w:p>
        </w:tc>
        <w:tc>
          <w:tcPr>
            <w:tcW w:w="2689" w:type="dxa"/>
            <w:noWrap/>
            <w:vAlign w:val="center"/>
            <w:hideMark/>
          </w:tcPr>
          <w:p w14:paraId="73B87683"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proofErr w:type="spellStart"/>
            <w:r w:rsidRPr="00372A56">
              <w:rPr>
                <w:i/>
                <w:iCs/>
              </w:rPr>
              <w:t>Cloeon</w:t>
            </w:r>
            <w:proofErr w:type="spellEnd"/>
            <w:r w:rsidRPr="00372A56">
              <w:rPr>
                <w:i/>
                <w:iCs/>
              </w:rPr>
              <w:t xml:space="preserve"> simile</w:t>
            </w:r>
          </w:p>
        </w:tc>
        <w:tc>
          <w:tcPr>
            <w:tcW w:w="1195" w:type="dxa"/>
            <w:noWrap/>
            <w:vAlign w:val="center"/>
            <w:hideMark/>
          </w:tcPr>
          <w:p w14:paraId="06A78018" w14:textId="77777777"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3.5391</w:t>
            </w:r>
          </w:p>
        </w:tc>
      </w:tr>
      <w:tr w:rsidR="00342758" w:rsidRPr="003643A3" w14:paraId="177A3AF0"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14249B2" w14:textId="77777777" w:rsidR="00342758" w:rsidRPr="003643A3" w:rsidRDefault="00342758" w:rsidP="00AA3547">
            <w:r w:rsidRPr="003643A3">
              <w:t>53</w:t>
            </w:r>
          </w:p>
        </w:tc>
        <w:tc>
          <w:tcPr>
            <w:tcW w:w="2689" w:type="dxa"/>
            <w:noWrap/>
            <w:vAlign w:val="center"/>
            <w:hideMark/>
          </w:tcPr>
          <w:p w14:paraId="2711FD45"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r w:rsidRPr="00372A56">
              <w:rPr>
                <w:i/>
                <w:iCs/>
              </w:rPr>
              <w:t>Hebrus pusillus</w:t>
            </w:r>
          </w:p>
        </w:tc>
        <w:tc>
          <w:tcPr>
            <w:tcW w:w="1195" w:type="dxa"/>
            <w:noWrap/>
            <w:vAlign w:val="center"/>
            <w:hideMark/>
          </w:tcPr>
          <w:p w14:paraId="782DFE1B" w14:textId="77777777"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3.8115</w:t>
            </w:r>
          </w:p>
        </w:tc>
      </w:tr>
      <w:tr w:rsidR="00342758" w:rsidRPr="003643A3" w14:paraId="15D9AAB4"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733B6AB" w14:textId="77777777" w:rsidR="00342758" w:rsidRPr="003643A3" w:rsidRDefault="00342758" w:rsidP="00AA3547">
            <w:r w:rsidRPr="003643A3">
              <w:t>54</w:t>
            </w:r>
          </w:p>
        </w:tc>
        <w:tc>
          <w:tcPr>
            <w:tcW w:w="2689" w:type="dxa"/>
            <w:noWrap/>
            <w:vAlign w:val="center"/>
            <w:hideMark/>
          </w:tcPr>
          <w:p w14:paraId="25F3A1C7"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proofErr w:type="spellStart"/>
            <w:r w:rsidRPr="00372A56">
              <w:rPr>
                <w:i/>
                <w:iCs/>
              </w:rPr>
              <w:t>Chartoscirta</w:t>
            </w:r>
            <w:proofErr w:type="spellEnd"/>
            <w:r w:rsidRPr="00372A56">
              <w:rPr>
                <w:i/>
                <w:iCs/>
              </w:rPr>
              <w:t xml:space="preserve"> </w:t>
            </w:r>
            <w:proofErr w:type="spellStart"/>
            <w:r w:rsidRPr="00372A56">
              <w:rPr>
                <w:i/>
                <w:iCs/>
              </w:rPr>
              <w:t>cincta</w:t>
            </w:r>
            <w:proofErr w:type="spellEnd"/>
          </w:p>
        </w:tc>
        <w:tc>
          <w:tcPr>
            <w:tcW w:w="1195" w:type="dxa"/>
            <w:noWrap/>
            <w:vAlign w:val="center"/>
            <w:hideMark/>
          </w:tcPr>
          <w:p w14:paraId="0E92191A" w14:textId="77777777"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3.8848</w:t>
            </w:r>
          </w:p>
        </w:tc>
      </w:tr>
      <w:tr w:rsidR="00342758" w:rsidRPr="003643A3" w14:paraId="42811381"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A766DF7" w14:textId="77777777" w:rsidR="00342758" w:rsidRPr="003643A3" w:rsidRDefault="00342758" w:rsidP="00AA3547">
            <w:r w:rsidRPr="003643A3">
              <w:t>55</w:t>
            </w:r>
          </w:p>
        </w:tc>
        <w:tc>
          <w:tcPr>
            <w:tcW w:w="2689" w:type="dxa"/>
            <w:noWrap/>
            <w:vAlign w:val="center"/>
            <w:hideMark/>
          </w:tcPr>
          <w:p w14:paraId="0C658DE0"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proofErr w:type="spellStart"/>
            <w:r w:rsidRPr="00372A56">
              <w:rPr>
                <w:i/>
                <w:iCs/>
              </w:rPr>
              <w:t>Jassinae</w:t>
            </w:r>
            <w:proofErr w:type="spellEnd"/>
          </w:p>
        </w:tc>
        <w:tc>
          <w:tcPr>
            <w:tcW w:w="1195" w:type="dxa"/>
            <w:noWrap/>
            <w:vAlign w:val="center"/>
            <w:hideMark/>
          </w:tcPr>
          <w:p w14:paraId="2F00887E" w14:textId="77777777"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4.5201</w:t>
            </w:r>
          </w:p>
        </w:tc>
      </w:tr>
      <w:tr w:rsidR="00342758" w:rsidRPr="003643A3" w14:paraId="4A21AC8A"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CD60B82" w14:textId="77777777" w:rsidR="00342758" w:rsidRPr="003643A3" w:rsidRDefault="00342758" w:rsidP="00AA3547">
            <w:r w:rsidRPr="003643A3">
              <w:t>56</w:t>
            </w:r>
          </w:p>
        </w:tc>
        <w:tc>
          <w:tcPr>
            <w:tcW w:w="2689" w:type="dxa"/>
            <w:noWrap/>
            <w:vAlign w:val="center"/>
            <w:hideMark/>
          </w:tcPr>
          <w:p w14:paraId="6A847DA6"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r w:rsidRPr="00372A56">
              <w:rPr>
                <w:i/>
                <w:iCs/>
              </w:rPr>
              <w:t>Staphylinidae</w:t>
            </w:r>
          </w:p>
        </w:tc>
        <w:tc>
          <w:tcPr>
            <w:tcW w:w="1195" w:type="dxa"/>
            <w:noWrap/>
            <w:vAlign w:val="center"/>
            <w:hideMark/>
          </w:tcPr>
          <w:p w14:paraId="77D53A12" w14:textId="77777777"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4.7074</w:t>
            </w:r>
          </w:p>
        </w:tc>
      </w:tr>
      <w:tr w:rsidR="00342758" w:rsidRPr="003643A3" w14:paraId="25DEA3A2"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8E50879" w14:textId="77777777" w:rsidR="00342758" w:rsidRPr="003643A3" w:rsidRDefault="00342758" w:rsidP="00AA3547">
            <w:r w:rsidRPr="003643A3">
              <w:t>57</w:t>
            </w:r>
          </w:p>
        </w:tc>
        <w:tc>
          <w:tcPr>
            <w:tcW w:w="2689" w:type="dxa"/>
            <w:noWrap/>
            <w:vAlign w:val="center"/>
            <w:hideMark/>
          </w:tcPr>
          <w:p w14:paraId="5582B15E"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r w:rsidRPr="00372A56">
              <w:rPr>
                <w:i/>
                <w:iCs/>
              </w:rPr>
              <w:t xml:space="preserve">Dryops </w:t>
            </w:r>
            <w:proofErr w:type="spellStart"/>
            <w:r w:rsidRPr="00372A56">
              <w:rPr>
                <w:i/>
                <w:iCs/>
              </w:rPr>
              <w:t>auriculatus</w:t>
            </w:r>
            <w:proofErr w:type="spellEnd"/>
          </w:p>
        </w:tc>
        <w:tc>
          <w:tcPr>
            <w:tcW w:w="1195" w:type="dxa"/>
            <w:noWrap/>
            <w:vAlign w:val="center"/>
            <w:hideMark/>
          </w:tcPr>
          <w:p w14:paraId="11DB51D2" w14:textId="44FFE203"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5.154</w:t>
            </w:r>
            <w:r w:rsidR="006F6E7C" w:rsidRPr="003643A3">
              <w:t>0</w:t>
            </w:r>
          </w:p>
        </w:tc>
      </w:tr>
      <w:tr w:rsidR="00342758" w:rsidRPr="003643A3" w14:paraId="361FDF38"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938361F" w14:textId="77777777" w:rsidR="00342758" w:rsidRPr="003643A3" w:rsidRDefault="00342758" w:rsidP="00AA3547">
            <w:r w:rsidRPr="003643A3">
              <w:t>58</w:t>
            </w:r>
          </w:p>
        </w:tc>
        <w:tc>
          <w:tcPr>
            <w:tcW w:w="2689" w:type="dxa"/>
            <w:noWrap/>
            <w:vAlign w:val="center"/>
            <w:hideMark/>
          </w:tcPr>
          <w:p w14:paraId="2C812CEA"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proofErr w:type="spellStart"/>
            <w:r w:rsidRPr="00372A56">
              <w:rPr>
                <w:i/>
                <w:iCs/>
              </w:rPr>
              <w:t>Salticidae</w:t>
            </w:r>
            <w:proofErr w:type="spellEnd"/>
          </w:p>
        </w:tc>
        <w:tc>
          <w:tcPr>
            <w:tcW w:w="1195" w:type="dxa"/>
            <w:noWrap/>
            <w:vAlign w:val="center"/>
            <w:hideMark/>
          </w:tcPr>
          <w:p w14:paraId="72A4C4D4" w14:textId="77777777"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5.1621</w:t>
            </w:r>
          </w:p>
        </w:tc>
      </w:tr>
      <w:tr w:rsidR="00342758" w:rsidRPr="003643A3" w14:paraId="34B06073"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FC337E3" w14:textId="77777777" w:rsidR="00342758" w:rsidRPr="003643A3" w:rsidRDefault="00342758" w:rsidP="00AA3547">
            <w:r w:rsidRPr="003643A3">
              <w:t>59</w:t>
            </w:r>
          </w:p>
        </w:tc>
        <w:tc>
          <w:tcPr>
            <w:tcW w:w="2689" w:type="dxa"/>
            <w:noWrap/>
            <w:vAlign w:val="center"/>
            <w:hideMark/>
          </w:tcPr>
          <w:p w14:paraId="7F4409C7"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proofErr w:type="spellStart"/>
            <w:r w:rsidRPr="00372A56">
              <w:rPr>
                <w:i/>
                <w:iCs/>
              </w:rPr>
              <w:t>Pachybrachius</w:t>
            </w:r>
            <w:proofErr w:type="spellEnd"/>
            <w:r w:rsidRPr="00372A56">
              <w:rPr>
                <w:i/>
                <w:iCs/>
              </w:rPr>
              <w:t xml:space="preserve"> </w:t>
            </w:r>
            <w:proofErr w:type="spellStart"/>
            <w:r w:rsidRPr="00372A56">
              <w:rPr>
                <w:i/>
                <w:iCs/>
              </w:rPr>
              <w:t>sp</w:t>
            </w:r>
            <w:proofErr w:type="spellEnd"/>
          </w:p>
        </w:tc>
        <w:tc>
          <w:tcPr>
            <w:tcW w:w="1195" w:type="dxa"/>
            <w:noWrap/>
            <w:vAlign w:val="center"/>
            <w:hideMark/>
          </w:tcPr>
          <w:p w14:paraId="70382355" w14:textId="77777777"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5.3508</w:t>
            </w:r>
          </w:p>
        </w:tc>
      </w:tr>
      <w:tr w:rsidR="00342758" w:rsidRPr="003643A3" w14:paraId="62E76C5E"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D70FD42" w14:textId="77777777" w:rsidR="00342758" w:rsidRPr="003643A3" w:rsidRDefault="00342758" w:rsidP="00AA3547">
            <w:r w:rsidRPr="003643A3">
              <w:t>60</w:t>
            </w:r>
          </w:p>
        </w:tc>
        <w:tc>
          <w:tcPr>
            <w:tcW w:w="2689" w:type="dxa"/>
            <w:noWrap/>
            <w:vAlign w:val="center"/>
            <w:hideMark/>
          </w:tcPr>
          <w:p w14:paraId="22B0B2E2"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r w:rsidRPr="00372A56">
              <w:rPr>
                <w:i/>
                <w:iCs/>
              </w:rPr>
              <w:t>Asellus aquaticus</w:t>
            </w:r>
          </w:p>
        </w:tc>
        <w:tc>
          <w:tcPr>
            <w:tcW w:w="1195" w:type="dxa"/>
            <w:noWrap/>
            <w:vAlign w:val="center"/>
            <w:hideMark/>
          </w:tcPr>
          <w:p w14:paraId="6FCB3CC6" w14:textId="6E8A26D0"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5.633</w:t>
            </w:r>
            <w:r w:rsidR="006F6E7C" w:rsidRPr="003643A3">
              <w:t>0</w:t>
            </w:r>
          </w:p>
        </w:tc>
      </w:tr>
      <w:tr w:rsidR="00342758" w:rsidRPr="003643A3" w14:paraId="353EFB86"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3353653" w14:textId="77777777" w:rsidR="00342758" w:rsidRPr="003643A3" w:rsidRDefault="00342758" w:rsidP="00AA3547">
            <w:r w:rsidRPr="003643A3">
              <w:t>61</w:t>
            </w:r>
          </w:p>
        </w:tc>
        <w:tc>
          <w:tcPr>
            <w:tcW w:w="2689" w:type="dxa"/>
            <w:noWrap/>
            <w:vAlign w:val="center"/>
            <w:hideMark/>
          </w:tcPr>
          <w:p w14:paraId="0B7208BD"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proofErr w:type="spellStart"/>
            <w:r w:rsidRPr="00372A56">
              <w:rPr>
                <w:i/>
                <w:iCs/>
              </w:rPr>
              <w:t>Sepedon</w:t>
            </w:r>
            <w:proofErr w:type="spellEnd"/>
            <w:r w:rsidRPr="00372A56">
              <w:rPr>
                <w:i/>
                <w:iCs/>
              </w:rPr>
              <w:t xml:space="preserve"> </w:t>
            </w:r>
            <w:proofErr w:type="spellStart"/>
            <w:r w:rsidRPr="00372A56">
              <w:rPr>
                <w:i/>
                <w:iCs/>
              </w:rPr>
              <w:t>spinipes</w:t>
            </w:r>
            <w:proofErr w:type="spellEnd"/>
          </w:p>
        </w:tc>
        <w:tc>
          <w:tcPr>
            <w:tcW w:w="1195" w:type="dxa"/>
            <w:noWrap/>
            <w:vAlign w:val="center"/>
            <w:hideMark/>
          </w:tcPr>
          <w:p w14:paraId="30C5F46E" w14:textId="77777777"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7.1759</w:t>
            </w:r>
          </w:p>
        </w:tc>
      </w:tr>
      <w:tr w:rsidR="00342758" w:rsidRPr="003643A3" w14:paraId="5FD3139F"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C441C2B" w14:textId="77777777" w:rsidR="00342758" w:rsidRPr="003643A3" w:rsidRDefault="00342758" w:rsidP="00AA3547">
            <w:r w:rsidRPr="003643A3">
              <w:t>62</w:t>
            </w:r>
          </w:p>
        </w:tc>
        <w:tc>
          <w:tcPr>
            <w:tcW w:w="2689" w:type="dxa"/>
            <w:noWrap/>
            <w:vAlign w:val="center"/>
            <w:hideMark/>
          </w:tcPr>
          <w:p w14:paraId="6BF98B50"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r w:rsidRPr="00372A56">
              <w:rPr>
                <w:i/>
                <w:iCs/>
              </w:rPr>
              <w:t>Lepidoptera</w:t>
            </w:r>
          </w:p>
        </w:tc>
        <w:tc>
          <w:tcPr>
            <w:tcW w:w="1195" w:type="dxa"/>
            <w:noWrap/>
            <w:vAlign w:val="center"/>
            <w:hideMark/>
          </w:tcPr>
          <w:p w14:paraId="5F627944" w14:textId="77777777"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7.3485</w:t>
            </w:r>
          </w:p>
        </w:tc>
      </w:tr>
      <w:tr w:rsidR="00342758" w:rsidRPr="003643A3" w14:paraId="6FA95311"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FA4A682" w14:textId="77777777" w:rsidR="00342758" w:rsidRPr="003643A3" w:rsidRDefault="00342758" w:rsidP="00AA3547">
            <w:r w:rsidRPr="003643A3">
              <w:t>63</w:t>
            </w:r>
          </w:p>
        </w:tc>
        <w:tc>
          <w:tcPr>
            <w:tcW w:w="2689" w:type="dxa"/>
            <w:noWrap/>
            <w:vAlign w:val="center"/>
            <w:hideMark/>
          </w:tcPr>
          <w:p w14:paraId="2A94AAB6"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r w:rsidRPr="00372A56">
              <w:rPr>
                <w:i/>
                <w:iCs/>
              </w:rPr>
              <w:t xml:space="preserve">Caenis </w:t>
            </w:r>
            <w:proofErr w:type="spellStart"/>
            <w:r w:rsidRPr="00372A56">
              <w:rPr>
                <w:i/>
                <w:iCs/>
              </w:rPr>
              <w:t>sp</w:t>
            </w:r>
            <w:proofErr w:type="spellEnd"/>
          </w:p>
        </w:tc>
        <w:tc>
          <w:tcPr>
            <w:tcW w:w="1195" w:type="dxa"/>
            <w:noWrap/>
            <w:vAlign w:val="center"/>
            <w:hideMark/>
          </w:tcPr>
          <w:p w14:paraId="2465C7A9" w14:textId="77777777"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8.2578</w:t>
            </w:r>
          </w:p>
        </w:tc>
      </w:tr>
      <w:tr w:rsidR="00342758" w:rsidRPr="003643A3" w14:paraId="66EE54A9"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DE4A79D" w14:textId="77777777" w:rsidR="00342758" w:rsidRPr="003643A3" w:rsidRDefault="00342758" w:rsidP="00AA3547">
            <w:r w:rsidRPr="003643A3">
              <w:t>64</w:t>
            </w:r>
          </w:p>
        </w:tc>
        <w:tc>
          <w:tcPr>
            <w:tcW w:w="2689" w:type="dxa"/>
            <w:noWrap/>
            <w:vAlign w:val="center"/>
            <w:hideMark/>
          </w:tcPr>
          <w:p w14:paraId="57FF1637"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proofErr w:type="spellStart"/>
            <w:r w:rsidRPr="00372A56">
              <w:rPr>
                <w:i/>
                <w:iCs/>
              </w:rPr>
              <w:t>Anthocomus</w:t>
            </w:r>
            <w:proofErr w:type="spellEnd"/>
            <w:r w:rsidRPr="00372A56">
              <w:rPr>
                <w:i/>
                <w:iCs/>
              </w:rPr>
              <w:t xml:space="preserve"> </w:t>
            </w:r>
            <w:proofErr w:type="spellStart"/>
            <w:r w:rsidRPr="00372A56">
              <w:rPr>
                <w:i/>
                <w:iCs/>
              </w:rPr>
              <w:t>coccineus</w:t>
            </w:r>
            <w:proofErr w:type="spellEnd"/>
          </w:p>
        </w:tc>
        <w:tc>
          <w:tcPr>
            <w:tcW w:w="1195" w:type="dxa"/>
            <w:noWrap/>
            <w:vAlign w:val="center"/>
            <w:hideMark/>
          </w:tcPr>
          <w:p w14:paraId="70041032" w14:textId="77777777"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8.8845</w:t>
            </w:r>
          </w:p>
        </w:tc>
      </w:tr>
      <w:tr w:rsidR="00342758" w:rsidRPr="003643A3" w14:paraId="053D16A4"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032B308" w14:textId="77777777" w:rsidR="00342758" w:rsidRPr="003643A3" w:rsidRDefault="00342758" w:rsidP="00AA3547">
            <w:r w:rsidRPr="003643A3">
              <w:t>65</w:t>
            </w:r>
          </w:p>
        </w:tc>
        <w:tc>
          <w:tcPr>
            <w:tcW w:w="2689" w:type="dxa"/>
            <w:noWrap/>
            <w:vAlign w:val="center"/>
            <w:hideMark/>
          </w:tcPr>
          <w:p w14:paraId="140B195E"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proofErr w:type="spellStart"/>
            <w:r w:rsidRPr="00372A56">
              <w:rPr>
                <w:i/>
                <w:iCs/>
              </w:rPr>
              <w:t>Odacantha</w:t>
            </w:r>
            <w:proofErr w:type="spellEnd"/>
            <w:r w:rsidRPr="00372A56">
              <w:rPr>
                <w:i/>
                <w:iCs/>
              </w:rPr>
              <w:t xml:space="preserve"> melanura</w:t>
            </w:r>
          </w:p>
        </w:tc>
        <w:tc>
          <w:tcPr>
            <w:tcW w:w="1195" w:type="dxa"/>
            <w:noWrap/>
            <w:vAlign w:val="center"/>
            <w:hideMark/>
          </w:tcPr>
          <w:p w14:paraId="08D8EE5D" w14:textId="3604BB17"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9.449</w:t>
            </w:r>
            <w:r w:rsidR="006F6E7C" w:rsidRPr="003643A3">
              <w:t>0</w:t>
            </w:r>
          </w:p>
        </w:tc>
      </w:tr>
      <w:tr w:rsidR="00342758" w:rsidRPr="003643A3" w14:paraId="2642717C"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39A558B" w14:textId="77777777" w:rsidR="00342758" w:rsidRPr="003643A3" w:rsidRDefault="00342758" w:rsidP="00AA3547">
            <w:r w:rsidRPr="003643A3">
              <w:t>66</w:t>
            </w:r>
          </w:p>
        </w:tc>
        <w:tc>
          <w:tcPr>
            <w:tcW w:w="2689" w:type="dxa"/>
            <w:noWrap/>
            <w:vAlign w:val="center"/>
            <w:hideMark/>
          </w:tcPr>
          <w:p w14:paraId="22D05F4F"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proofErr w:type="spellStart"/>
            <w:r w:rsidRPr="00372A56">
              <w:rPr>
                <w:i/>
                <w:iCs/>
              </w:rPr>
              <w:t>Gerris</w:t>
            </w:r>
            <w:proofErr w:type="spellEnd"/>
            <w:r w:rsidRPr="00372A56">
              <w:rPr>
                <w:i/>
                <w:iCs/>
              </w:rPr>
              <w:t xml:space="preserve"> </w:t>
            </w:r>
            <w:proofErr w:type="spellStart"/>
            <w:r w:rsidRPr="00372A56">
              <w:rPr>
                <w:i/>
                <w:iCs/>
              </w:rPr>
              <w:t>sp</w:t>
            </w:r>
            <w:proofErr w:type="spellEnd"/>
          </w:p>
        </w:tc>
        <w:tc>
          <w:tcPr>
            <w:tcW w:w="1195" w:type="dxa"/>
            <w:noWrap/>
            <w:vAlign w:val="center"/>
            <w:hideMark/>
          </w:tcPr>
          <w:p w14:paraId="2EE51AD0" w14:textId="77777777"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10.3223</w:t>
            </w:r>
          </w:p>
        </w:tc>
      </w:tr>
      <w:tr w:rsidR="00342758" w:rsidRPr="003643A3" w14:paraId="575FC4A3"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E08664E" w14:textId="77777777" w:rsidR="00342758" w:rsidRPr="003643A3" w:rsidRDefault="00342758" w:rsidP="00AA3547">
            <w:r w:rsidRPr="003643A3">
              <w:t>67</w:t>
            </w:r>
          </w:p>
        </w:tc>
        <w:tc>
          <w:tcPr>
            <w:tcW w:w="2689" w:type="dxa"/>
            <w:noWrap/>
            <w:vAlign w:val="center"/>
            <w:hideMark/>
          </w:tcPr>
          <w:p w14:paraId="0349AA63"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proofErr w:type="spellStart"/>
            <w:r w:rsidRPr="00372A56">
              <w:rPr>
                <w:i/>
                <w:iCs/>
              </w:rPr>
              <w:t>Sepedon</w:t>
            </w:r>
            <w:proofErr w:type="spellEnd"/>
            <w:r w:rsidRPr="00372A56">
              <w:rPr>
                <w:i/>
                <w:iCs/>
              </w:rPr>
              <w:t xml:space="preserve"> </w:t>
            </w:r>
            <w:proofErr w:type="spellStart"/>
            <w:r w:rsidRPr="00372A56">
              <w:rPr>
                <w:i/>
                <w:iCs/>
              </w:rPr>
              <w:t>sphegea</w:t>
            </w:r>
            <w:proofErr w:type="spellEnd"/>
          </w:p>
        </w:tc>
        <w:tc>
          <w:tcPr>
            <w:tcW w:w="1195" w:type="dxa"/>
            <w:noWrap/>
            <w:vAlign w:val="center"/>
            <w:hideMark/>
          </w:tcPr>
          <w:p w14:paraId="3C1A4898" w14:textId="77777777"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10.631</w:t>
            </w:r>
          </w:p>
        </w:tc>
      </w:tr>
      <w:tr w:rsidR="00342758" w:rsidRPr="003643A3" w14:paraId="7E3F086B"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00794C2" w14:textId="77777777" w:rsidR="00342758" w:rsidRPr="003643A3" w:rsidRDefault="00342758" w:rsidP="00AA3547">
            <w:r w:rsidRPr="003643A3">
              <w:t>68</w:t>
            </w:r>
          </w:p>
        </w:tc>
        <w:tc>
          <w:tcPr>
            <w:tcW w:w="2689" w:type="dxa"/>
            <w:noWrap/>
            <w:vAlign w:val="center"/>
            <w:hideMark/>
          </w:tcPr>
          <w:p w14:paraId="0DE28D67"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proofErr w:type="spellStart"/>
            <w:r w:rsidRPr="00372A56">
              <w:rPr>
                <w:i/>
                <w:iCs/>
              </w:rPr>
              <w:t>Pisaura</w:t>
            </w:r>
            <w:proofErr w:type="spellEnd"/>
            <w:r w:rsidRPr="00372A56">
              <w:rPr>
                <w:i/>
                <w:iCs/>
              </w:rPr>
              <w:t xml:space="preserve"> mirabilis</w:t>
            </w:r>
          </w:p>
        </w:tc>
        <w:tc>
          <w:tcPr>
            <w:tcW w:w="1195" w:type="dxa"/>
            <w:noWrap/>
            <w:vAlign w:val="center"/>
            <w:hideMark/>
          </w:tcPr>
          <w:p w14:paraId="4757615D" w14:textId="77777777"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10.7092</w:t>
            </w:r>
          </w:p>
        </w:tc>
      </w:tr>
      <w:tr w:rsidR="00342758" w:rsidRPr="003643A3" w14:paraId="5087482E"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332F6B1" w14:textId="77777777" w:rsidR="00342758" w:rsidRPr="003643A3" w:rsidRDefault="00342758" w:rsidP="00AA3547">
            <w:r w:rsidRPr="003643A3">
              <w:t>69</w:t>
            </w:r>
          </w:p>
        </w:tc>
        <w:tc>
          <w:tcPr>
            <w:tcW w:w="2689" w:type="dxa"/>
            <w:noWrap/>
            <w:vAlign w:val="center"/>
            <w:hideMark/>
          </w:tcPr>
          <w:p w14:paraId="652ECDDF"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r w:rsidRPr="00372A56">
              <w:rPr>
                <w:i/>
                <w:iCs/>
              </w:rPr>
              <w:t>Araneae</w:t>
            </w:r>
          </w:p>
        </w:tc>
        <w:tc>
          <w:tcPr>
            <w:tcW w:w="1195" w:type="dxa"/>
            <w:noWrap/>
            <w:vAlign w:val="center"/>
            <w:hideMark/>
          </w:tcPr>
          <w:p w14:paraId="4F9CE197" w14:textId="77777777"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10.8819</w:t>
            </w:r>
          </w:p>
        </w:tc>
      </w:tr>
      <w:tr w:rsidR="00342758" w:rsidRPr="003643A3" w14:paraId="779D5A11"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0E8DCE2" w14:textId="77777777" w:rsidR="00342758" w:rsidRPr="003643A3" w:rsidRDefault="00342758" w:rsidP="00AA3547">
            <w:r w:rsidRPr="003643A3">
              <w:t>70</w:t>
            </w:r>
          </w:p>
        </w:tc>
        <w:tc>
          <w:tcPr>
            <w:tcW w:w="2689" w:type="dxa"/>
            <w:noWrap/>
            <w:vAlign w:val="center"/>
            <w:hideMark/>
          </w:tcPr>
          <w:p w14:paraId="306EB194"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r w:rsidRPr="00372A56">
              <w:rPr>
                <w:i/>
                <w:iCs/>
              </w:rPr>
              <w:t xml:space="preserve">Pirata </w:t>
            </w:r>
            <w:proofErr w:type="spellStart"/>
            <w:r w:rsidRPr="00372A56">
              <w:rPr>
                <w:i/>
                <w:iCs/>
              </w:rPr>
              <w:t>piraticus</w:t>
            </w:r>
            <w:proofErr w:type="spellEnd"/>
          </w:p>
        </w:tc>
        <w:tc>
          <w:tcPr>
            <w:tcW w:w="1195" w:type="dxa"/>
            <w:noWrap/>
            <w:vAlign w:val="center"/>
            <w:hideMark/>
          </w:tcPr>
          <w:p w14:paraId="219F4EC3" w14:textId="77777777"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11.2274</w:t>
            </w:r>
          </w:p>
        </w:tc>
      </w:tr>
      <w:tr w:rsidR="00342758" w:rsidRPr="003643A3" w14:paraId="3B7723B1"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A952619" w14:textId="77777777" w:rsidR="00342758" w:rsidRPr="003643A3" w:rsidRDefault="00342758" w:rsidP="00AA3547">
            <w:r w:rsidRPr="003643A3">
              <w:t>71</w:t>
            </w:r>
          </w:p>
        </w:tc>
        <w:tc>
          <w:tcPr>
            <w:tcW w:w="2689" w:type="dxa"/>
            <w:noWrap/>
            <w:vAlign w:val="center"/>
            <w:hideMark/>
          </w:tcPr>
          <w:p w14:paraId="76E38AE2"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proofErr w:type="spellStart"/>
            <w:r w:rsidRPr="00372A56">
              <w:rPr>
                <w:i/>
                <w:iCs/>
              </w:rPr>
              <w:t>Larinioides</w:t>
            </w:r>
            <w:proofErr w:type="spellEnd"/>
            <w:r w:rsidRPr="00372A56">
              <w:rPr>
                <w:i/>
                <w:iCs/>
              </w:rPr>
              <w:t xml:space="preserve"> </w:t>
            </w:r>
            <w:proofErr w:type="spellStart"/>
            <w:r w:rsidRPr="00372A56">
              <w:rPr>
                <w:i/>
                <w:iCs/>
              </w:rPr>
              <w:t>sp</w:t>
            </w:r>
            <w:proofErr w:type="spellEnd"/>
          </w:p>
        </w:tc>
        <w:tc>
          <w:tcPr>
            <w:tcW w:w="1195" w:type="dxa"/>
            <w:noWrap/>
            <w:vAlign w:val="center"/>
            <w:hideMark/>
          </w:tcPr>
          <w:p w14:paraId="1253FF55" w14:textId="77777777"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11.2619</w:t>
            </w:r>
          </w:p>
        </w:tc>
      </w:tr>
      <w:tr w:rsidR="00342758" w:rsidRPr="003643A3" w14:paraId="5B2C1F6E"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4A0FF89" w14:textId="77777777" w:rsidR="00342758" w:rsidRPr="003643A3" w:rsidRDefault="00342758" w:rsidP="00AA3547">
            <w:r w:rsidRPr="003643A3">
              <w:t>72</w:t>
            </w:r>
          </w:p>
        </w:tc>
        <w:tc>
          <w:tcPr>
            <w:tcW w:w="2689" w:type="dxa"/>
            <w:noWrap/>
            <w:vAlign w:val="center"/>
            <w:hideMark/>
          </w:tcPr>
          <w:p w14:paraId="0F781A7E"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r w:rsidRPr="00372A56">
              <w:rPr>
                <w:i/>
                <w:iCs/>
              </w:rPr>
              <w:t>Lycosidae</w:t>
            </w:r>
          </w:p>
        </w:tc>
        <w:tc>
          <w:tcPr>
            <w:tcW w:w="1195" w:type="dxa"/>
            <w:noWrap/>
            <w:vAlign w:val="center"/>
            <w:hideMark/>
          </w:tcPr>
          <w:p w14:paraId="0D9D0095" w14:textId="2E76E4F5"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12.851</w:t>
            </w:r>
            <w:r w:rsidR="006F6E7C" w:rsidRPr="003643A3">
              <w:t>0</w:t>
            </w:r>
          </w:p>
        </w:tc>
      </w:tr>
      <w:tr w:rsidR="00342758" w:rsidRPr="003643A3" w14:paraId="4B016895"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6BEADDB" w14:textId="77777777" w:rsidR="00342758" w:rsidRPr="003643A3" w:rsidRDefault="00342758" w:rsidP="00AA3547">
            <w:r w:rsidRPr="003643A3">
              <w:t>73</w:t>
            </w:r>
          </w:p>
        </w:tc>
        <w:tc>
          <w:tcPr>
            <w:tcW w:w="2689" w:type="dxa"/>
            <w:noWrap/>
            <w:vAlign w:val="center"/>
            <w:hideMark/>
          </w:tcPr>
          <w:p w14:paraId="1C207DCE"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r w:rsidRPr="00372A56">
              <w:rPr>
                <w:i/>
                <w:iCs/>
              </w:rPr>
              <w:t>Calliphoridae</w:t>
            </w:r>
          </w:p>
        </w:tc>
        <w:tc>
          <w:tcPr>
            <w:tcW w:w="1195" w:type="dxa"/>
            <w:noWrap/>
            <w:vAlign w:val="center"/>
            <w:hideMark/>
          </w:tcPr>
          <w:p w14:paraId="25871A1C" w14:textId="77777777"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13.6875</w:t>
            </w:r>
          </w:p>
        </w:tc>
      </w:tr>
      <w:tr w:rsidR="00342758" w:rsidRPr="003643A3" w14:paraId="186EC89E"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015EFC1" w14:textId="77777777" w:rsidR="00342758" w:rsidRPr="003643A3" w:rsidRDefault="00342758" w:rsidP="00AA3547">
            <w:r w:rsidRPr="003643A3">
              <w:t>74</w:t>
            </w:r>
          </w:p>
        </w:tc>
        <w:tc>
          <w:tcPr>
            <w:tcW w:w="2689" w:type="dxa"/>
            <w:noWrap/>
            <w:vAlign w:val="center"/>
            <w:hideMark/>
          </w:tcPr>
          <w:p w14:paraId="349B6780"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r w:rsidRPr="00372A56">
              <w:rPr>
                <w:i/>
                <w:iCs/>
              </w:rPr>
              <w:t>Stratiomyidae</w:t>
            </w:r>
          </w:p>
        </w:tc>
        <w:tc>
          <w:tcPr>
            <w:tcW w:w="1195" w:type="dxa"/>
            <w:noWrap/>
            <w:vAlign w:val="center"/>
            <w:hideMark/>
          </w:tcPr>
          <w:p w14:paraId="48DE6FAB" w14:textId="77777777"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15.0961</w:t>
            </w:r>
          </w:p>
        </w:tc>
      </w:tr>
      <w:tr w:rsidR="00342758" w:rsidRPr="003643A3" w14:paraId="5092B201"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D13128A" w14:textId="77777777" w:rsidR="00342758" w:rsidRPr="003643A3" w:rsidRDefault="00342758" w:rsidP="00AA3547">
            <w:r w:rsidRPr="003643A3">
              <w:t>75</w:t>
            </w:r>
          </w:p>
        </w:tc>
        <w:tc>
          <w:tcPr>
            <w:tcW w:w="2689" w:type="dxa"/>
            <w:noWrap/>
            <w:vAlign w:val="center"/>
            <w:hideMark/>
          </w:tcPr>
          <w:p w14:paraId="0FBB1A5E"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proofErr w:type="spellStart"/>
            <w:r w:rsidRPr="00372A56">
              <w:rPr>
                <w:i/>
                <w:iCs/>
              </w:rPr>
              <w:t>Arctosa</w:t>
            </w:r>
            <w:proofErr w:type="spellEnd"/>
            <w:r w:rsidRPr="00372A56">
              <w:rPr>
                <w:i/>
                <w:iCs/>
              </w:rPr>
              <w:t xml:space="preserve"> sp</w:t>
            </w:r>
          </w:p>
        </w:tc>
        <w:tc>
          <w:tcPr>
            <w:tcW w:w="1195" w:type="dxa"/>
            <w:noWrap/>
            <w:vAlign w:val="center"/>
            <w:hideMark/>
          </w:tcPr>
          <w:p w14:paraId="17EF40B9" w14:textId="77777777"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15.8911</w:t>
            </w:r>
          </w:p>
        </w:tc>
      </w:tr>
      <w:tr w:rsidR="00342758" w:rsidRPr="003643A3" w14:paraId="17896DC5"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6C39E11" w14:textId="77777777" w:rsidR="00342758" w:rsidRPr="003643A3" w:rsidRDefault="00342758" w:rsidP="00AA3547">
            <w:r w:rsidRPr="003643A3">
              <w:t>76</w:t>
            </w:r>
          </w:p>
        </w:tc>
        <w:tc>
          <w:tcPr>
            <w:tcW w:w="2689" w:type="dxa"/>
            <w:noWrap/>
            <w:vAlign w:val="center"/>
            <w:hideMark/>
          </w:tcPr>
          <w:p w14:paraId="3993B384"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proofErr w:type="spellStart"/>
            <w:r w:rsidRPr="00372A56">
              <w:rPr>
                <w:i/>
                <w:iCs/>
              </w:rPr>
              <w:t>Tibellus</w:t>
            </w:r>
            <w:proofErr w:type="spellEnd"/>
            <w:r w:rsidRPr="00372A56">
              <w:rPr>
                <w:i/>
                <w:iCs/>
              </w:rPr>
              <w:t xml:space="preserve"> </w:t>
            </w:r>
            <w:proofErr w:type="spellStart"/>
            <w:r w:rsidRPr="00372A56">
              <w:rPr>
                <w:i/>
                <w:iCs/>
              </w:rPr>
              <w:t>sp</w:t>
            </w:r>
            <w:proofErr w:type="spellEnd"/>
          </w:p>
        </w:tc>
        <w:tc>
          <w:tcPr>
            <w:tcW w:w="1195" w:type="dxa"/>
            <w:noWrap/>
            <w:vAlign w:val="center"/>
            <w:hideMark/>
          </w:tcPr>
          <w:p w14:paraId="725A9169" w14:textId="77777777"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18.9367</w:t>
            </w:r>
          </w:p>
        </w:tc>
      </w:tr>
      <w:tr w:rsidR="00342758" w:rsidRPr="003643A3" w14:paraId="5797C221"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E44E561" w14:textId="77777777" w:rsidR="00342758" w:rsidRPr="003643A3" w:rsidRDefault="00342758" w:rsidP="00AA3547">
            <w:r w:rsidRPr="003643A3">
              <w:t>77</w:t>
            </w:r>
          </w:p>
        </w:tc>
        <w:tc>
          <w:tcPr>
            <w:tcW w:w="2689" w:type="dxa"/>
            <w:noWrap/>
            <w:vAlign w:val="center"/>
            <w:hideMark/>
          </w:tcPr>
          <w:p w14:paraId="0420604E"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proofErr w:type="spellStart"/>
            <w:r w:rsidRPr="00372A56">
              <w:rPr>
                <w:i/>
                <w:iCs/>
              </w:rPr>
              <w:t>Larinioides</w:t>
            </w:r>
            <w:proofErr w:type="spellEnd"/>
            <w:r w:rsidRPr="00372A56">
              <w:rPr>
                <w:i/>
                <w:iCs/>
              </w:rPr>
              <w:t xml:space="preserve"> cornutus</w:t>
            </w:r>
          </w:p>
        </w:tc>
        <w:tc>
          <w:tcPr>
            <w:tcW w:w="1195" w:type="dxa"/>
            <w:noWrap/>
            <w:vAlign w:val="center"/>
            <w:hideMark/>
          </w:tcPr>
          <w:p w14:paraId="691B4E4D" w14:textId="223A6A17"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36.964</w:t>
            </w:r>
            <w:r w:rsidR="006F6E7C" w:rsidRPr="003643A3">
              <w:t>0</w:t>
            </w:r>
          </w:p>
        </w:tc>
      </w:tr>
      <w:tr w:rsidR="00342758" w:rsidRPr="003643A3" w14:paraId="30B31378"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3FF43E0" w14:textId="77777777" w:rsidR="00342758" w:rsidRPr="003643A3" w:rsidRDefault="00342758" w:rsidP="00AA3547">
            <w:r w:rsidRPr="003643A3">
              <w:t>78</w:t>
            </w:r>
          </w:p>
        </w:tc>
        <w:tc>
          <w:tcPr>
            <w:tcW w:w="2689" w:type="dxa"/>
            <w:noWrap/>
            <w:vAlign w:val="center"/>
            <w:hideMark/>
          </w:tcPr>
          <w:p w14:paraId="22DBEB0D"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proofErr w:type="spellStart"/>
            <w:r w:rsidRPr="00372A56">
              <w:rPr>
                <w:i/>
                <w:iCs/>
              </w:rPr>
              <w:t>Paravespula</w:t>
            </w:r>
            <w:proofErr w:type="spellEnd"/>
            <w:r w:rsidRPr="00372A56">
              <w:rPr>
                <w:i/>
                <w:iCs/>
              </w:rPr>
              <w:t xml:space="preserve"> vulgaris</w:t>
            </w:r>
          </w:p>
        </w:tc>
        <w:tc>
          <w:tcPr>
            <w:tcW w:w="1195" w:type="dxa"/>
            <w:noWrap/>
            <w:vAlign w:val="center"/>
            <w:hideMark/>
          </w:tcPr>
          <w:p w14:paraId="69D5232B" w14:textId="77777777"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40.6637</w:t>
            </w:r>
          </w:p>
        </w:tc>
      </w:tr>
      <w:tr w:rsidR="00342758" w:rsidRPr="003643A3" w14:paraId="62D5C3CB"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0FEBD2E" w14:textId="77777777" w:rsidR="00342758" w:rsidRPr="003643A3" w:rsidRDefault="00342758" w:rsidP="00AA3547">
            <w:r w:rsidRPr="003643A3">
              <w:t>79</w:t>
            </w:r>
          </w:p>
        </w:tc>
        <w:tc>
          <w:tcPr>
            <w:tcW w:w="2689" w:type="dxa"/>
            <w:noWrap/>
            <w:vAlign w:val="center"/>
            <w:hideMark/>
          </w:tcPr>
          <w:p w14:paraId="27AC7EB4"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r w:rsidRPr="00372A56">
              <w:rPr>
                <w:i/>
                <w:iCs/>
              </w:rPr>
              <w:t>Oligochaeta</w:t>
            </w:r>
          </w:p>
        </w:tc>
        <w:tc>
          <w:tcPr>
            <w:tcW w:w="1195" w:type="dxa"/>
            <w:noWrap/>
            <w:vAlign w:val="center"/>
            <w:hideMark/>
          </w:tcPr>
          <w:p w14:paraId="1F8595EF" w14:textId="77777777"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89.0617</w:t>
            </w:r>
          </w:p>
        </w:tc>
      </w:tr>
      <w:tr w:rsidR="00342758" w:rsidRPr="003643A3" w14:paraId="5818A4BE"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DC53802" w14:textId="77777777" w:rsidR="00342758" w:rsidRPr="003643A3" w:rsidRDefault="00342758" w:rsidP="00AA3547">
            <w:r w:rsidRPr="003643A3">
              <w:lastRenderedPageBreak/>
              <w:t>80</w:t>
            </w:r>
          </w:p>
        </w:tc>
        <w:tc>
          <w:tcPr>
            <w:tcW w:w="2689" w:type="dxa"/>
            <w:noWrap/>
            <w:vAlign w:val="center"/>
            <w:hideMark/>
          </w:tcPr>
          <w:p w14:paraId="520288D4"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r w:rsidRPr="00372A56">
              <w:rPr>
                <w:i/>
                <w:iCs/>
              </w:rPr>
              <w:t xml:space="preserve">Dolomedes </w:t>
            </w:r>
            <w:proofErr w:type="spellStart"/>
            <w:r w:rsidRPr="00372A56">
              <w:rPr>
                <w:i/>
                <w:iCs/>
              </w:rPr>
              <w:t>sp</w:t>
            </w:r>
            <w:proofErr w:type="spellEnd"/>
          </w:p>
        </w:tc>
        <w:tc>
          <w:tcPr>
            <w:tcW w:w="1195" w:type="dxa"/>
            <w:noWrap/>
            <w:vAlign w:val="center"/>
            <w:hideMark/>
          </w:tcPr>
          <w:p w14:paraId="464820A1" w14:textId="77777777"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106.7465</w:t>
            </w:r>
          </w:p>
        </w:tc>
      </w:tr>
      <w:tr w:rsidR="00342758" w:rsidRPr="003643A3" w14:paraId="60570991"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474E836" w14:textId="77777777" w:rsidR="00342758" w:rsidRPr="003643A3" w:rsidRDefault="00342758" w:rsidP="00AA3547">
            <w:r w:rsidRPr="003643A3">
              <w:t>81</w:t>
            </w:r>
          </w:p>
        </w:tc>
        <w:tc>
          <w:tcPr>
            <w:tcW w:w="2689" w:type="dxa"/>
            <w:noWrap/>
            <w:vAlign w:val="center"/>
            <w:hideMark/>
          </w:tcPr>
          <w:p w14:paraId="53FD3BA1"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r w:rsidRPr="00372A56">
              <w:rPr>
                <w:i/>
                <w:iCs/>
              </w:rPr>
              <w:t xml:space="preserve">Sympetrum </w:t>
            </w:r>
            <w:proofErr w:type="spellStart"/>
            <w:r w:rsidRPr="00372A56">
              <w:rPr>
                <w:i/>
                <w:iCs/>
              </w:rPr>
              <w:t>sanguineum</w:t>
            </w:r>
            <w:proofErr w:type="spellEnd"/>
          </w:p>
        </w:tc>
        <w:tc>
          <w:tcPr>
            <w:tcW w:w="1195" w:type="dxa"/>
            <w:noWrap/>
            <w:vAlign w:val="center"/>
            <w:hideMark/>
          </w:tcPr>
          <w:p w14:paraId="34E56B6D" w14:textId="77777777"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146.2814</w:t>
            </w:r>
          </w:p>
        </w:tc>
      </w:tr>
      <w:tr w:rsidR="00342758" w:rsidRPr="003643A3" w14:paraId="255F7927"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616D8C5" w14:textId="77777777" w:rsidR="00342758" w:rsidRPr="003643A3" w:rsidRDefault="00342758" w:rsidP="00AA3547">
            <w:r w:rsidRPr="003643A3">
              <w:t>82</w:t>
            </w:r>
          </w:p>
        </w:tc>
        <w:tc>
          <w:tcPr>
            <w:tcW w:w="2689" w:type="dxa"/>
            <w:noWrap/>
            <w:vAlign w:val="center"/>
            <w:hideMark/>
          </w:tcPr>
          <w:p w14:paraId="3586AFEB"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proofErr w:type="spellStart"/>
            <w:r w:rsidRPr="00372A56">
              <w:rPr>
                <w:i/>
                <w:iCs/>
              </w:rPr>
              <w:t>Anisus</w:t>
            </w:r>
            <w:proofErr w:type="spellEnd"/>
            <w:r w:rsidRPr="00372A56">
              <w:rPr>
                <w:i/>
                <w:iCs/>
              </w:rPr>
              <w:t xml:space="preserve"> </w:t>
            </w:r>
            <w:proofErr w:type="spellStart"/>
            <w:r w:rsidRPr="00372A56">
              <w:rPr>
                <w:i/>
                <w:iCs/>
              </w:rPr>
              <w:t>leucostoma</w:t>
            </w:r>
            <w:proofErr w:type="spellEnd"/>
          </w:p>
        </w:tc>
        <w:tc>
          <w:tcPr>
            <w:tcW w:w="1195" w:type="dxa"/>
            <w:noWrap/>
            <w:vAlign w:val="center"/>
            <w:hideMark/>
          </w:tcPr>
          <w:p w14:paraId="0B17A69D" w14:textId="77777777"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162.5949</w:t>
            </w:r>
          </w:p>
        </w:tc>
      </w:tr>
      <w:tr w:rsidR="00342758" w:rsidRPr="003643A3" w14:paraId="5E530000"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AB795C6" w14:textId="77777777" w:rsidR="00342758" w:rsidRPr="003643A3" w:rsidRDefault="00342758" w:rsidP="00AA3547">
            <w:r w:rsidRPr="003643A3">
              <w:t>83</w:t>
            </w:r>
          </w:p>
        </w:tc>
        <w:tc>
          <w:tcPr>
            <w:tcW w:w="2689" w:type="dxa"/>
            <w:noWrap/>
            <w:vAlign w:val="center"/>
            <w:hideMark/>
          </w:tcPr>
          <w:p w14:paraId="4FF9A725"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r w:rsidRPr="00372A56">
              <w:rPr>
                <w:i/>
                <w:iCs/>
              </w:rPr>
              <w:t xml:space="preserve">Sympetrum </w:t>
            </w:r>
            <w:proofErr w:type="spellStart"/>
            <w:r w:rsidRPr="00372A56">
              <w:rPr>
                <w:i/>
                <w:iCs/>
              </w:rPr>
              <w:t>vulgatum</w:t>
            </w:r>
            <w:proofErr w:type="spellEnd"/>
          </w:p>
        </w:tc>
        <w:tc>
          <w:tcPr>
            <w:tcW w:w="1195" w:type="dxa"/>
            <w:noWrap/>
            <w:vAlign w:val="center"/>
            <w:hideMark/>
          </w:tcPr>
          <w:p w14:paraId="378E0498" w14:textId="77777777"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239.4768</w:t>
            </w:r>
          </w:p>
        </w:tc>
      </w:tr>
      <w:tr w:rsidR="00342758" w:rsidRPr="003643A3" w14:paraId="5A752241"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133F676" w14:textId="77777777" w:rsidR="00342758" w:rsidRPr="003643A3" w:rsidRDefault="00342758" w:rsidP="00AA3547">
            <w:r w:rsidRPr="003643A3">
              <w:t>84</w:t>
            </w:r>
          </w:p>
        </w:tc>
        <w:tc>
          <w:tcPr>
            <w:tcW w:w="2689" w:type="dxa"/>
            <w:noWrap/>
            <w:vAlign w:val="center"/>
            <w:hideMark/>
          </w:tcPr>
          <w:p w14:paraId="3182ED60"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r w:rsidRPr="00372A56">
              <w:rPr>
                <w:i/>
                <w:iCs/>
              </w:rPr>
              <w:t xml:space="preserve">Sympetrum </w:t>
            </w:r>
            <w:proofErr w:type="spellStart"/>
            <w:r w:rsidRPr="00372A56">
              <w:rPr>
                <w:i/>
                <w:iCs/>
              </w:rPr>
              <w:t>sp</w:t>
            </w:r>
            <w:proofErr w:type="spellEnd"/>
          </w:p>
        </w:tc>
        <w:tc>
          <w:tcPr>
            <w:tcW w:w="1195" w:type="dxa"/>
            <w:noWrap/>
            <w:vAlign w:val="center"/>
            <w:hideMark/>
          </w:tcPr>
          <w:p w14:paraId="06D953EB" w14:textId="77777777"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244.7854</w:t>
            </w:r>
          </w:p>
        </w:tc>
      </w:tr>
      <w:tr w:rsidR="00342758" w:rsidRPr="003643A3" w14:paraId="3F4E6DAB"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AB0072E" w14:textId="77777777" w:rsidR="00342758" w:rsidRPr="003643A3" w:rsidRDefault="00342758" w:rsidP="00AA3547">
            <w:r w:rsidRPr="003643A3">
              <w:t>85</w:t>
            </w:r>
          </w:p>
        </w:tc>
        <w:tc>
          <w:tcPr>
            <w:tcW w:w="2689" w:type="dxa"/>
            <w:noWrap/>
            <w:vAlign w:val="center"/>
            <w:hideMark/>
          </w:tcPr>
          <w:p w14:paraId="2E105B4F"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proofErr w:type="spellStart"/>
            <w:r w:rsidRPr="00372A56">
              <w:rPr>
                <w:i/>
                <w:iCs/>
              </w:rPr>
              <w:t>Oxyloma</w:t>
            </w:r>
            <w:proofErr w:type="spellEnd"/>
            <w:r w:rsidRPr="00372A56">
              <w:rPr>
                <w:i/>
                <w:iCs/>
              </w:rPr>
              <w:t xml:space="preserve"> elegans</w:t>
            </w:r>
          </w:p>
        </w:tc>
        <w:tc>
          <w:tcPr>
            <w:tcW w:w="1195" w:type="dxa"/>
            <w:noWrap/>
            <w:vAlign w:val="center"/>
            <w:hideMark/>
          </w:tcPr>
          <w:p w14:paraId="448BB93F" w14:textId="77777777"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266.9007</w:t>
            </w:r>
          </w:p>
        </w:tc>
      </w:tr>
      <w:tr w:rsidR="00342758" w:rsidRPr="003643A3" w14:paraId="6BA3AB9E"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ED21369" w14:textId="77777777" w:rsidR="00342758" w:rsidRPr="003643A3" w:rsidRDefault="00342758" w:rsidP="00AA3547">
            <w:r w:rsidRPr="003643A3">
              <w:t>86</w:t>
            </w:r>
          </w:p>
        </w:tc>
        <w:tc>
          <w:tcPr>
            <w:tcW w:w="2689" w:type="dxa"/>
            <w:noWrap/>
            <w:vAlign w:val="center"/>
            <w:hideMark/>
          </w:tcPr>
          <w:p w14:paraId="1C3F7844"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proofErr w:type="spellStart"/>
            <w:r w:rsidRPr="00372A56">
              <w:rPr>
                <w:i/>
                <w:iCs/>
              </w:rPr>
              <w:t>Colymbetes</w:t>
            </w:r>
            <w:proofErr w:type="spellEnd"/>
            <w:r w:rsidRPr="00372A56">
              <w:rPr>
                <w:i/>
                <w:iCs/>
              </w:rPr>
              <w:t xml:space="preserve"> </w:t>
            </w:r>
            <w:proofErr w:type="spellStart"/>
            <w:r w:rsidRPr="00372A56">
              <w:rPr>
                <w:i/>
                <w:iCs/>
              </w:rPr>
              <w:t>fusca</w:t>
            </w:r>
            <w:proofErr w:type="spellEnd"/>
          </w:p>
        </w:tc>
        <w:tc>
          <w:tcPr>
            <w:tcW w:w="1195" w:type="dxa"/>
            <w:noWrap/>
            <w:vAlign w:val="center"/>
            <w:hideMark/>
          </w:tcPr>
          <w:p w14:paraId="49F5895E" w14:textId="77777777"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279.7892</w:t>
            </w:r>
          </w:p>
        </w:tc>
      </w:tr>
      <w:tr w:rsidR="00342758" w:rsidRPr="003643A3" w14:paraId="66AA287A"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0FBCFC0" w14:textId="77777777" w:rsidR="00342758" w:rsidRPr="003643A3" w:rsidRDefault="00342758" w:rsidP="00AA3547">
            <w:r w:rsidRPr="003643A3">
              <w:t>87</w:t>
            </w:r>
          </w:p>
        </w:tc>
        <w:tc>
          <w:tcPr>
            <w:tcW w:w="2689" w:type="dxa"/>
            <w:noWrap/>
            <w:vAlign w:val="center"/>
            <w:hideMark/>
          </w:tcPr>
          <w:p w14:paraId="575DBC42"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proofErr w:type="spellStart"/>
            <w:r w:rsidRPr="00372A56">
              <w:rPr>
                <w:i/>
                <w:iCs/>
              </w:rPr>
              <w:t>Somatochlora</w:t>
            </w:r>
            <w:proofErr w:type="spellEnd"/>
            <w:r w:rsidRPr="00372A56">
              <w:rPr>
                <w:i/>
                <w:iCs/>
              </w:rPr>
              <w:t xml:space="preserve"> </w:t>
            </w:r>
            <w:proofErr w:type="spellStart"/>
            <w:r w:rsidRPr="00372A56">
              <w:rPr>
                <w:i/>
                <w:iCs/>
              </w:rPr>
              <w:t>sp</w:t>
            </w:r>
            <w:proofErr w:type="spellEnd"/>
          </w:p>
        </w:tc>
        <w:tc>
          <w:tcPr>
            <w:tcW w:w="1195" w:type="dxa"/>
            <w:noWrap/>
            <w:vAlign w:val="center"/>
            <w:hideMark/>
          </w:tcPr>
          <w:p w14:paraId="420C2311" w14:textId="77777777"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315.5667</w:t>
            </w:r>
          </w:p>
        </w:tc>
      </w:tr>
      <w:tr w:rsidR="00342758" w:rsidRPr="003643A3" w14:paraId="5B83526B"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8DFC057" w14:textId="77777777" w:rsidR="00342758" w:rsidRPr="003643A3" w:rsidRDefault="00342758" w:rsidP="00AA3547">
            <w:r w:rsidRPr="003643A3">
              <w:t>88</w:t>
            </w:r>
          </w:p>
        </w:tc>
        <w:tc>
          <w:tcPr>
            <w:tcW w:w="2689" w:type="dxa"/>
            <w:noWrap/>
            <w:vAlign w:val="center"/>
            <w:hideMark/>
          </w:tcPr>
          <w:p w14:paraId="2AE2924A"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r w:rsidRPr="00372A56">
              <w:rPr>
                <w:i/>
                <w:iCs/>
              </w:rPr>
              <w:t>Trichia sericea</w:t>
            </w:r>
          </w:p>
        </w:tc>
        <w:tc>
          <w:tcPr>
            <w:tcW w:w="1195" w:type="dxa"/>
            <w:noWrap/>
            <w:vAlign w:val="center"/>
            <w:hideMark/>
          </w:tcPr>
          <w:p w14:paraId="5112DBB3" w14:textId="77777777"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361.4578</w:t>
            </w:r>
          </w:p>
        </w:tc>
      </w:tr>
      <w:tr w:rsidR="00342758" w:rsidRPr="003643A3" w14:paraId="296BBB02"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7FDBE64" w14:textId="77777777" w:rsidR="00342758" w:rsidRPr="003643A3" w:rsidRDefault="00342758" w:rsidP="00AA3547">
            <w:r w:rsidRPr="003643A3">
              <w:t>89</w:t>
            </w:r>
          </w:p>
        </w:tc>
        <w:tc>
          <w:tcPr>
            <w:tcW w:w="2689" w:type="dxa"/>
            <w:noWrap/>
            <w:vAlign w:val="center"/>
            <w:hideMark/>
          </w:tcPr>
          <w:p w14:paraId="3C7DF545"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r w:rsidRPr="00372A56">
              <w:rPr>
                <w:i/>
                <w:iCs/>
              </w:rPr>
              <w:t xml:space="preserve">Sympetrum </w:t>
            </w:r>
            <w:proofErr w:type="spellStart"/>
            <w:r w:rsidRPr="00372A56">
              <w:rPr>
                <w:i/>
                <w:iCs/>
              </w:rPr>
              <w:t>striolatum</w:t>
            </w:r>
            <w:proofErr w:type="spellEnd"/>
          </w:p>
        </w:tc>
        <w:tc>
          <w:tcPr>
            <w:tcW w:w="1195" w:type="dxa"/>
            <w:noWrap/>
            <w:vAlign w:val="center"/>
            <w:hideMark/>
          </w:tcPr>
          <w:p w14:paraId="473723F8" w14:textId="77777777"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516.1137</w:t>
            </w:r>
          </w:p>
        </w:tc>
      </w:tr>
      <w:tr w:rsidR="00342758" w:rsidRPr="003643A3" w14:paraId="0D7EEC44"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4F2145E" w14:textId="77777777" w:rsidR="00342758" w:rsidRPr="003643A3" w:rsidRDefault="00342758" w:rsidP="00AA3547">
            <w:r w:rsidRPr="003643A3">
              <w:t>90</w:t>
            </w:r>
          </w:p>
        </w:tc>
        <w:tc>
          <w:tcPr>
            <w:tcW w:w="2689" w:type="dxa"/>
            <w:noWrap/>
            <w:vAlign w:val="center"/>
            <w:hideMark/>
          </w:tcPr>
          <w:p w14:paraId="76042F6A"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proofErr w:type="spellStart"/>
            <w:r w:rsidRPr="00372A56">
              <w:rPr>
                <w:i/>
                <w:iCs/>
              </w:rPr>
              <w:t>Glossiphonia</w:t>
            </w:r>
            <w:proofErr w:type="spellEnd"/>
            <w:r w:rsidRPr="00372A56">
              <w:rPr>
                <w:i/>
                <w:iCs/>
              </w:rPr>
              <w:t xml:space="preserve"> </w:t>
            </w:r>
            <w:proofErr w:type="spellStart"/>
            <w:r w:rsidRPr="00372A56">
              <w:rPr>
                <w:i/>
                <w:iCs/>
              </w:rPr>
              <w:t>heteroclita</w:t>
            </w:r>
            <w:proofErr w:type="spellEnd"/>
          </w:p>
        </w:tc>
        <w:tc>
          <w:tcPr>
            <w:tcW w:w="1195" w:type="dxa"/>
            <w:noWrap/>
            <w:vAlign w:val="center"/>
            <w:hideMark/>
          </w:tcPr>
          <w:p w14:paraId="199BEA79" w14:textId="77777777"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519.6601</w:t>
            </w:r>
          </w:p>
        </w:tc>
      </w:tr>
      <w:tr w:rsidR="00342758" w:rsidRPr="003643A3" w14:paraId="6D99B9E6"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93AAB0B" w14:textId="77777777" w:rsidR="00342758" w:rsidRPr="003643A3" w:rsidRDefault="00342758" w:rsidP="00AA3547">
            <w:r w:rsidRPr="003643A3">
              <w:t>91</w:t>
            </w:r>
          </w:p>
        </w:tc>
        <w:tc>
          <w:tcPr>
            <w:tcW w:w="2689" w:type="dxa"/>
            <w:noWrap/>
            <w:vAlign w:val="center"/>
            <w:hideMark/>
          </w:tcPr>
          <w:p w14:paraId="3AC0A3A2"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r w:rsidRPr="00372A56">
              <w:rPr>
                <w:i/>
                <w:iCs/>
              </w:rPr>
              <w:t xml:space="preserve">Rana </w:t>
            </w:r>
            <w:proofErr w:type="spellStart"/>
            <w:r w:rsidRPr="00372A56">
              <w:rPr>
                <w:i/>
                <w:iCs/>
              </w:rPr>
              <w:t>sp</w:t>
            </w:r>
            <w:proofErr w:type="spellEnd"/>
          </w:p>
        </w:tc>
        <w:tc>
          <w:tcPr>
            <w:tcW w:w="1195" w:type="dxa"/>
            <w:noWrap/>
            <w:vAlign w:val="center"/>
            <w:hideMark/>
          </w:tcPr>
          <w:p w14:paraId="0B524124" w14:textId="77777777"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2000</w:t>
            </w:r>
          </w:p>
        </w:tc>
      </w:tr>
      <w:tr w:rsidR="00342758" w:rsidRPr="003643A3" w14:paraId="3C0E7508"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D7D92C2" w14:textId="77777777" w:rsidR="00342758" w:rsidRPr="003643A3" w:rsidRDefault="00342758" w:rsidP="00AA3547">
            <w:r w:rsidRPr="003643A3">
              <w:t>92</w:t>
            </w:r>
          </w:p>
        </w:tc>
        <w:tc>
          <w:tcPr>
            <w:tcW w:w="2689" w:type="dxa"/>
            <w:noWrap/>
            <w:vAlign w:val="center"/>
            <w:hideMark/>
          </w:tcPr>
          <w:p w14:paraId="1573ED07"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proofErr w:type="spellStart"/>
            <w:r w:rsidRPr="00372A56">
              <w:rPr>
                <w:i/>
                <w:iCs/>
              </w:rPr>
              <w:t>Emberiza</w:t>
            </w:r>
            <w:proofErr w:type="spellEnd"/>
            <w:r w:rsidRPr="00372A56">
              <w:rPr>
                <w:i/>
                <w:iCs/>
              </w:rPr>
              <w:t xml:space="preserve"> </w:t>
            </w:r>
            <w:proofErr w:type="spellStart"/>
            <w:r w:rsidRPr="00372A56">
              <w:rPr>
                <w:i/>
                <w:iCs/>
              </w:rPr>
              <w:t>schoeniclus</w:t>
            </w:r>
            <w:proofErr w:type="spellEnd"/>
          </w:p>
        </w:tc>
        <w:tc>
          <w:tcPr>
            <w:tcW w:w="1195" w:type="dxa"/>
            <w:noWrap/>
            <w:vAlign w:val="center"/>
            <w:hideMark/>
          </w:tcPr>
          <w:p w14:paraId="1B58E323" w14:textId="77777777"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20000</w:t>
            </w:r>
          </w:p>
        </w:tc>
      </w:tr>
      <w:tr w:rsidR="00342758" w:rsidRPr="003643A3" w14:paraId="624FD300"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1AC7A0B" w14:textId="77777777" w:rsidR="00342758" w:rsidRPr="003643A3" w:rsidRDefault="00342758" w:rsidP="00AA3547">
            <w:r w:rsidRPr="003643A3">
              <w:t>93</w:t>
            </w:r>
          </w:p>
        </w:tc>
        <w:tc>
          <w:tcPr>
            <w:tcW w:w="2689" w:type="dxa"/>
            <w:noWrap/>
            <w:vAlign w:val="center"/>
            <w:hideMark/>
          </w:tcPr>
          <w:p w14:paraId="20D2AC13"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r w:rsidRPr="00372A56">
              <w:rPr>
                <w:i/>
                <w:iCs/>
              </w:rPr>
              <w:t xml:space="preserve">Microtus </w:t>
            </w:r>
            <w:proofErr w:type="spellStart"/>
            <w:r w:rsidRPr="00372A56">
              <w:rPr>
                <w:i/>
                <w:iCs/>
              </w:rPr>
              <w:t>agrestis</w:t>
            </w:r>
            <w:proofErr w:type="spellEnd"/>
          </w:p>
        </w:tc>
        <w:tc>
          <w:tcPr>
            <w:tcW w:w="1195" w:type="dxa"/>
            <w:noWrap/>
            <w:vAlign w:val="center"/>
            <w:hideMark/>
          </w:tcPr>
          <w:p w14:paraId="4D201198" w14:textId="77777777"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35000</w:t>
            </w:r>
          </w:p>
        </w:tc>
      </w:tr>
      <w:tr w:rsidR="00342758" w:rsidRPr="003643A3" w14:paraId="663B184C"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B5E9E96" w14:textId="77777777" w:rsidR="00342758" w:rsidRPr="003643A3" w:rsidRDefault="00342758" w:rsidP="00AA3547">
            <w:r w:rsidRPr="003643A3">
              <w:t>94</w:t>
            </w:r>
          </w:p>
        </w:tc>
        <w:tc>
          <w:tcPr>
            <w:tcW w:w="2689" w:type="dxa"/>
            <w:noWrap/>
            <w:vAlign w:val="center"/>
            <w:hideMark/>
          </w:tcPr>
          <w:p w14:paraId="67F6B66F"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r w:rsidRPr="00372A56">
              <w:rPr>
                <w:i/>
                <w:iCs/>
              </w:rPr>
              <w:t xml:space="preserve">Natrix </w:t>
            </w:r>
            <w:proofErr w:type="spellStart"/>
            <w:r w:rsidRPr="00372A56">
              <w:rPr>
                <w:i/>
                <w:iCs/>
              </w:rPr>
              <w:t>natrix</w:t>
            </w:r>
            <w:proofErr w:type="spellEnd"/>
          </w:p>
        </w:tc>
        <w:tc>
          <w:tcPr>
            <w:tcW w:w="1195" w:type="dxa"/>
            <w:noWrap/>
            <w:vAlign w:val="center"/>
            <w:hideMark/>
          </w:tcPr>
          <w:p w14:paraId="7EC1A746" w14:textId="77777777"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100000</w:t>
            </w:r>
          </w:p>
        </w:tc>
      </w:tr>
      <w:tr w:rsidR="00342758" w:rsidRPr="003643A3" w14:paraId="578E92B7"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41FFCCC" w14:textId="77777777" w:rsidR="00342758" w:rsidRPr="003643A3" w:rsidRDefault="00342758" w:rsidP="00AA3547">
            <w:r w:rsidRPr="003643A3">
              <w:t>95</w:t>
            </w:r>
          </w:p>
        </w:tc>
        <w:tc>
          <w:tcPr>
            <w:tcW w:w="2689" w:type="dxa"/>
            <w:noWrap/>
            <w:vAlign w:val="center"/>
            <w:hideMark/>
          </w:tcPr>
          <w:p w14:paraId="5A31C1C6"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r w:rsidRPr="00372A56">
              <w:rPr>
                <w:i/>
                <w:iCs/>
              </w:rPr>
              <w:t xml:space="preserve">Falco </w:t>
            </w:r>
            <w:proofErr w:type="spellStart"/>
            <w:r w:rsidRPr="00372A56">
              <w:rPr>
                <w:i/>
                <w:iCs/>
              </w:rPr>
              <w:t>subbuteo</w:t>
            </w:r>
            <w:proofErr w:type="spellEnd"/>
          </w:p>
        </w:tc>
        <w:tc>
          <w:tcPr>
            <w:tcW w:w="1195" w:type="dxa"/>
            <w:noWrap/>
            <w:vAlign w:val="center"/>
            <w:hideMark/>
          </w:tcPr>
          <w:p w14:paraId="41E3B474" w14:textId="77777777"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210000</w:t>
            </w:r>
          </w:p>
        </w:tc>
      </w:tr>
      <w:tr w:rsidR="00342758" w:rsidRPr="003643A3" w14:paraId="6DCDFF4D" w14:textId="77777777" w:rsidTr="00950639">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39F68C0" w14:textId="77777777" w:rsidR="00342758" w:rsidRPr="003643A3" w:rsidRDefault="00342758" w:rsidP="00AA3547">
            <w:r w:rsidRPr="003643A3">
              <w:t>96</w:t>
            </w:r>
          </w:p>
        </w:tc>
        <w:tc>
          <w:tcPr>
            <w:tcW w:w="2689" w:type="dxa"/>
            <w:noWrap/>
            <w:vAlign w:val="center"/>
            <w:hideMark/>
          </w:tcPr>
          <w:p w14:paraId="6582414C" w14:textId="77777777" w:rsidR="00342758" w:rsidRPr="00372A56" w:rsidRDefault="00342758" w:rsidP="00AA3547">
            <w:pPr>
              <w:cnfStyle w:val="000000000000" w:firstRow="0" w:lastRow="0" w:firstColumn="0" w:lastColumn="0" w:oddVBand="0" w:evenVBand="0" w:oddHBand="0" w:evenHBand="0" w:firstRowFirstColumn="0" w:firstRowLastColumn="0" w:lastRowFirstColumn="0" w:lastRowLastColumn="0"/>
              <w:rPr>
                <w:i/>
                <w:iCs/>
              </w:rPr>
            </w:pPr>
            <w:r w:rsidRPr="00372A56">
              <w:rPr>
                <w:i/>
                <w:iCs/>
              </w:rPr>
              <w:t xml:space="preserve">Vulpes </w:t>
            </w:r>
            <w:proofErr w:type="spellStart"/>
            <w:r w:rsidRPr="00372A56">
              <w:rPr>
                <w:i/>
                <w:iCs/>
              </w:rPr>
              <w:t>vulpes</w:t>
            </w:r>
            <w:proofErr w:type="spellEnd"/>
          </w:p>
        </w:tc>
        <w:tc>
          <w:tcPr>
            <w:tcW w:w="1195" w:type="dxa"/>
            <w:noWrap/>
            <w:vAlign w:val="center"/>
            <w:hideMark/>
          </w:tcPr>
          <w:p w14:paraId="510FFF9D" w14:textId="77777777" w:rsidR="00342758" w:rsidRPr="003643A3" w:rsidRDefault="00342758" w:rsidP="00AA3547">
            <w:pPr>
              <w:cnfStyle w:val="000000000000" w:firstRow="0" w:lastRow="0" w:firstColumn="0" w:lastColumn="0" w:oddVBand="0" w:evenVBand="0" w:oddHBand="0" w:evenHBand="0" w:firstRowFirstColumn="0" w:firstRowLastColumn="0" w:lastRowFirstColumn="0" w:lastRowLastColumn="0"/>
            </w:pPr>
            <w:r w:rsidRPr="003643A3">
              <w:t>5000000</w:t>
            </w:r>
          </w:p>
        </w:tc>
      </w:tr>
      <w:tr w:rsidR="00342758" w:rsidRPr="003643A3" w14:paraId="6F07B0F4" w14:textId="77777777" w:rsidTr="0095063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2C821F0" w14:textId="77777777" w:rsidR="00342758" w:rsidRPr="003643A3" w:rsidRDefault="00342758" w:rsidP="00AA3547">
            <w:r w:rsidRPr="003643A3">
              <w:t>97</w:t>
            </w:r>
          </w:p>
        </w:tc>
        <w:tc>
          <w:tcPr>
            <w:tcW w:w="2689" w:type="dxa"/>
            <w:noWrap/>
            <w:vAlign w:val="center"/>
            <w:hideMark/>
          </w:tcPr>
          <w:p w14:paraId="22CABC7F" w14:textId="77777777" w:rsidR="00342758" w:rsidRPr="00372A56" w:rsidRDefault="00342758" w:rsidP="00AA3547">
            <w:pPr>
              <w:cnfStyle w:val="000000100000" w:firstRow="0" w:lastRow="0" w:firstColumn="0" w:lastColumn="0" w:oddVBand="0" w:evenVBand="0" w:oddHBand="1" w:evenHBand="0" w:firstRowFirstColumn="0" w:firstRowLastColumn="0" w:lastRowFirstColumn="0" w:lastRowLastColumn="0"/>
              <w:rPr>
                <w:i/>
                <w:iCs/>
              </w:rPr>
            </w:pPr>
            <w:r w:rsidRPr="00372A56">
              <w:rPr>
                <w:i/>
                <w:iCs/>
              </w:rPr>
              <w:t xml:space="preserve">Capreolus </w:t>
            </w:r>
            <w:proofErr w:type="spellStart"/>
            <w:r w:rsidRPr="00372A56">
              <w:rPr>
                <w:i/>
                <w:iCs/>
              </w:rPr>
              <w:t>capreolus</w:t>
            </w:r>
            <w:proofErr w:type="spellEnd"/>
          </w:p>
        </w:tc>
        <w:tc>
          <w:tcPr>
            <w:tcW w:w="1195" w:type="dxa"/>
            <w:noWrap/>
            <w:vAlign w:val="center"/>
            <w:hideMark/>
          </w:tcPr>
          <w:p w14:paraId="56AE127A" w14:textId="77777777" w:rsidR="00342758" w:rsidRPr="003643A3" w:rsidRDefault="00342758" w:rsidP="00AA3547">
            <w:pPr>
              <w:cnfStyle w:val="000000100000" w:firstRow="0" w:lastRow="0" w:firstColumn="0" w:lastColumn="0" w:oddVBand="0" w:evenVBand="0" w:oddHBand="1" w:evenHBand="0" w:firstRowFirstColumn="0" w:firstRowLastColumn="0" w:lastRowFirstColumn="0" w:lastRowLastColumn="0"/>
            </w:pPr>
            <w:r w:rsidRPr="003643A3">
              <w:t>20000000</w:t>
            </w:r>
          </w:p>
        </w:tc>
      </w:tr>
    </w:tbl>
    <w:p w14:paraId="170DB873" w14:textId="4B091EAA" w:rsidR="001A384A" w:rsidRPr="003643A3" w:rsidRDefault="001A384A" w:rsidP="00AA3547">
      <w:pPr>
        <w:sectPr w:rsidR="001A384A" w:rsidRPr="003643A3" w:rsidSect="006F45EE">
          <w:type w:val="continuous"/>
          <w:pgSz w:w="11901" w:h="16840"/>
          <w:pgMar w:top="1140" w:right="1140" w:bottom="1236" w:left="1140" w:header="720" w:footer="720" w:gutter="0"/>
          <w:cols w:num="2" w:space="720"/>
          <w:docGrid w:linePitch="360"/>
        </w:sectPr>
      </w:pPr>
    </w:p>
    <w:p w14:paraId="159F2777" w14:textId="77777777" w:rsidR="007214AD" w:rsidRPr="003643A3" w:rsidRDefault="007214AD" w:rsidP="00AA3547"/>
    <w:p w14:paraId="2E7CC3D4" w14:textId="5ED2A70F" w:rsidR="00863026" w:rsidRPr="003643A3" w:rsidRDefault="00156841" w:rsidP="00AA3547">
      <w:r w:rsidRPr="003643A3">
        <w:br w:type="page"/>
      </w:r>
      <w:bookmarkStart w:id="51" w:name="OLE_LINK6"/>
    </w:p>
    <w:p w14:paraId="484C42F2" w14:textId="77777777" w:rsidR="00372A56" w:rsidRPr="00CE55E7" w:rsidRDefault="00372A56" w:rsidP="00372A56">
      <w:pPr>
        <w:rPr>
          <w:rStyle w:val="Strong"/>
          <w:b w:val="0"/>
          <w:bCs w:val="0"/>
        </w:rPr>
      </w:pPr>
      <w:bookmarkStart w:id="52" w:name="OLE_LINK10"/>
      <w:bookmarkStart w:id="53" w:name="OLE_LINK16"/>
    </w:p>
    <w:p w14:paraId="43384F66" w14:textId="624AC482" w:rsidR="000D35CD" w:rsidRPr="003643A3" w:rsidRDefault="000D35CD" w:rsidP="00AA3547">
      <w:pPr>
        <w:rPr>
          <w:rStyle w:val="Strong"/>
        </w:rPr>
      </w:pPr>
      <w:r w:rsidRPr="003643A3">
        <w:rPr>
          <w:noProof/>
        </w:rPr>
        <w:drawing>
          <wp:inline distT="0" distB="0" distL="0" distR="0" wp14:anchorId="6961A1DD" wp14:editId="6EAA979E">
            <wp:extent cx="6083124" cy="3799205"/>
            <wp:effectExtent l="0" t="0" r="0" b="0"/>
            <wp:docPr id="1374718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18779" name="Picture 1374718779"/>
                    <pic:cNvPicPr/>
                  </pic:nvPicPr>
                  <pic:blipFill>
                    <a:blip r:embed="rId16"/>
                    <a:stretch>
                      <a:fillRect/>
                    </a:stretch>
                  </pic:blipFill>
                  <pic:spPr>
                    <a:xfrm>
                      <a:off x="0" y="0"/>
                      <a:ext cx="6088546" cy="3802592"/>
                    </a:xfrm>
                    <a:prstGeom prst="rect">
                      <a:avLst/>
                    </a:prstGeom>
                  </pic:spPr>
                </pic:pic>
              </a:graphicData>
            </a:graphic>
          </wp:inline>
        </w:drawing>
      </w:r>
    </w:p>
    <w:p w14:paraId="67781CB9" w14:textId="77777777" w:rsidR="00B150D5" w:rsidRPr="003643A3" w:rsidRDefault="00B150D5" w:rsidP="00AA3547">
      <w:pPr>
        <w:rPr>
          <w:rStyle w:val="Strong"/>
        </w:rPr>
      </w:pPr>
    </w:p>
    <w:p w14:paraId="20814AA8" w14:textId="281D47DF" w:rsidR="00397508" w:rsidRPr="003643A3" w:rsidRDefault="00E17B71" w:rsidP="00AA3547">
      <w:r w:rsidRPr="003643A3">
        <w:rPr>
          <w:rStyle w:val="Strong"/>
        </w:rPr>
        <w:t>Supplementary Fig</w:t>
      </w:r>
      <w:r w:rsidR="00A91074" w:rsidRPr="003643A3">
        <w:rPr>
          <w:rStyle w:val="Strong"/>
        </w:rPr>
        <w:t>ure</w:t>
      </w:r>
      <w:r w:rsidRPr="003643A3">
        <w:rPr>
          <w:rStyle w:val="Strong"/>
        </w:rPr>
        <w:t xml:space="preserve"> 1. Directional information preserves trophic roles that are lost </w:t>
      </w:r>
      <w:r w:rsidR="001B3817">
        <w:rPr>
          <w:rStyle w:val="Strong"/>
        </w:rPr>
        <w:t>in</w:t>
      </w:r>
      <w:r w:rsidRPr="003643A3">
        <w:rPr>
          <w:rStyle w:val="Strong"/>
        </w:rPr>
        <w:t xml:space="preserve"> undirected </w:t>
      </w:r>
      <w:bookmarkEnd w:id="51"/>
      <w:bookmarkEnd w:id="52"/>
      <w:bookmarkEnd w:id="53"/>
      <w:r w:rsidR="00397508" w:rsidRPr="003643A3">
        <w:rPr>
          <w:rStyle w:val="Strong"/>
        </w:rPr>
        <w:t>graph</w:t>
      </w:r>
      <w:r w:rsidR="006156C5">
        <w:rPr>
          <w:rStyle w:val="Strong"/>
        </w:rPr>
        <w:t>s</w:t>
      </w:r>
      <w:r w:rsidR="00397508" w:rsidRPr="003643A3">
        <w:rPr>
          <w:rStyle w:val="Strong"/>
        </w:rPr>
        <w:t>.</w:t>
      </w:r>
      <w:r w:rsidR="00855212" w:rsidRPr="003643A3">
        <w:t xml:space="preserve"> </w:t>
      </w:r>
      <w:r w:rsidR="00855212" w:rsidRPr="003643A3">
        <w:rPr>
          <w:b/>
          <w:bCs/>
        </w:rPr>
        <w:t>a</w:t>
      </w:r>
      <w:r w:rsidR="00855212" w:rsidRPr="003643A3">
        <w:t xml:space="preserve"> </w:t>
      </w:r>
      <w:proofErr w:type="spellStart"/>
      <w:r w:rsidR="00397508" w:rsidRPr="003643A3">
        <w:t>A</w:t>
      </w:r>
      <w:proofErr w:type="spellEnd"/>
      <w:r w:rsidR="00397508" w:rsidRPr="003643A3">
        <w:t xml:space="preserve"> motif formed by one resource (green) and two consumers (blue) and the corresponding </w:t>
      </w:r>
      <w:r w:rsidR="00120070">
        <w:t>directed food-web</w:t>
      </w:r>
      <w:r w:rsidR="00397508" w:rsidRPr="003643A3">
        <w:t xml:space="preserve"> matrix.</w:t>
      </w:r>
      <w:r w:rsidR="00397508" w:rsidRPr="003643A3">
        <w:rPr>
          <w:color w:val="EE0000"/>
        </w:rPr>
        <w:t xml:space="preserve"> </w:t>
      </w:r>
      <w:r w:rsidR="00E95990">
        <w:rPr>
          <w:b/>
          <w:bCs/>
        </w:rPr>
        <w:t>b</w:t>
      </w:r>
      <w:r w:rsidR="00397508" w:rsidRPr="003643A3">
        <w:t xml:space="preserve"> A motif formed by two resources and one consumer and the corresponding </w:t>
      </w:r>
      <w:r w:rsidR="00120070">
        <w:t>directed food-web</w:t>
      </w:r>
      <w:r w:rsidR="00397508" w:rsidRPr="003643A3">
        <w:t xml:space="preserve"> matrix. </w:t>
      </w:r>
      <w:r w:rsidR="00397508" w:rsidRPr="003643A3">
        <w:rPr>
          <w:b/>
          <w:bCs/>
        </w:rPr>
        <w:t>c-d</w:t>
      </w:r>
      <w:r w:rsidR="00397508" w:rsidRPr="003643A3">
        <w:t xml:space="preserve"> Undirected connection matri</w:t>
      </w:r>
      <w:r w:rsidR="002C1AEA">
        <w:t>c</w:t>
      </w:r>
      <w:r w:rsidR="00397508" w:rsidRPr="003643A3">
        <w:t>es for (</w:t>
      </w:r>
      <w:r w:rsidR="00397508" w:rsidRPr="003643A3">
        <w:rPr>
          <w:b/>
          <w:bCs/>
        </w:rPr>
        <w:t>a</w:t>
      </w:r>
      <w:r w:rsidR="00397508" w:rsidRPr="003643A3">
        <w:t>) and (</w:t>
      </w:r>
      <w:r w:rsidR="00397508" w:rsidRPr="003643A3">
        <w:rPr>
          <w:b/>
          <w:bCs/>
        </w:rPr>
        <w:t>b</w:t>
      </w:r>
      <w:r w:rsidR="00397508" w:rsidRPr="003643A3">
        <w:t xml:space="preserve">) respectively. </w:t>
      </w:r>
      <w:r w:rsidR="002C1AEA">
        <w:t xml:space="preserve">Ignoring directionality </w:t>
      </w:r>
      <w:r>
        <w:rPr>
          <w:color w:val="FF0000"/>
        </w:rPr>
        <w:t xml:space="preserve">makes</w:t>
      </w:r>
      <w:r w:rsidR="00397508" w:rsidRPr="003643A3">
        <w:t xml:space="preserve"/>
      </w:r>
      <w:r w:rsidR="00AC6959">
        <w:t xml:space="preserve"/>
      </w:r>
      <w:r w:rsidR="00397508" w:rsidRPr="003643A3">
        <w:t xml:space="preserve"> </w:t>
      </w:r>
      <w:r>
        <w:rPr>
          <w:color w:val="FF0000"/>
        </w:rPr>
        <w:t xml:space="preserve">the</w:t>
      </w:r>
      <w:r>
        <w:rPr/>
        <w:t xml:space="preserve"> </w:t>
      </w:r>
      <w:r>
        <w:rPr>
          <w:color w:val="FF0000"/>
        </w:rPr>
        <w:t xml:space="preserve">two</w:t>
      </w:r>
      <w:r>
        <w:rPr/>
        <w:t xml:space="preserve"> </w:t>
      </w:r>
      <w:r>
        <w:rPr>
          <w:color w:val="FF0000"/>
        </w:rPr>
        <w:t xml:space="preserve">motifs isomorphic, although their displayed adjacency</w:t>
      </w:r>
      <w:r>
        <w:rPr/>
        <w:t xml:space="preserve"> matri</w:t>
      </w:r>
      <w:r w:rsidR="00AC6959">
        <w:t>c</w:t>
      </w:r>
      <w:r w:rsidR="00397508" w:rsidRPr="003643A3">
        <w:t xml:space="preserve">es </w:t>
      </w:r>
      <w:r>
        <w:rPr>
          <w:color w:val="FF0000"/>
        </w:rPr>
        <w:t xml:space="preserve">use</w:t>
      </w:r>
      <w:r w:rsidR="00795EA3" w:rsidRPr="003643A3">
        <w:t xml:space="preserve"> </w:t>
      </w:r>
      <w:r>
        <w:rPr>
          <w:color w:val="FF0000"/>
        </w:rPr>
        <w:t xml:space="preserve">different</w:t>
      </w:r>
      <w:r>
        <w:rPr/>
        <w:t xml:space="preserve"> </w:t>
      </w:r>
      <w:r>
        <w:rPr>
          <w:color w:val="FF0000"/>
        </w:rPr>
        <w:t xml:space="preserve">node</w:t>
      </w:r>
      <w:r>
        <w:rPr/>
        <w:t xml:space="preserve"> </w:t>
      </w:r>
      <w:r>
        <w:rPr>
          <w:color w:val="FF0000"/>
        </w:rPr>
        <w:t xml:space="preserve">orders; undirected links</w:t>
      </w:r>
      <w:r w:rsidR="00726F8E">
        <w:t xml:space="preserve"> do not </w:t>
      </w:r>
      <w:r>
        <w:rPr>
          <w:color w:val="FF0000"/>
        </w:rPr>
        <w:t xml:space="preserve">distinguish</w:t>
      </w:r>
      <w:r w:rsidR="00726F8E" w:rsidRPr="003643A3">
        <w:t xml:space="preserve"> </w:t>
      </w:r>
      <w:r w:rsidR="00795EA3" w:rsidRPr="003643A3">
        <w:t xml:space="preserve">a </w:t>
      </w:r>
      <w:r>
        <w:rPr>
          <w:color w:val="FF0000"/>
        </w:rPr>
        <w:t xml:space="preserve">resource</w:t>
      </w:r>
      <w:r>
        <w:rPr/>
        <w:t xml:space="preserve"> from a </w:t>
      </w:r>
      <w:r>
        <w:rPr>
          <w:color w:val="FF0000"/>
        </w:rPr>
        <w:t xml:space="preserve">consumer</w:t>
      </w:r>
      <w:r>
        <w:rPr/>
        <w:t xml:space="preserve">.</w:t>
      </w:r>
    </w:p>
    <w:p w14:paraId="2102A4E2" w14:textId="7CE9DA74" w:rsidR="00855212" w:rsidRPr="003643A3" w:rsidRDefault="00855212" w:rsidP="00AA3547"/>
    <w:p w14:paraId="057F6A43" w14:textId="54419866" w:rsidR="002E4268" w:rsidRPr="003643A3" w:rsidRDefault="00104E41" w:rsidP="00AA3547">
      <w:pPr>
        <w:rPr>
          <w:rStyle w:val="Strong"/>
          <w:b w:val="0"/>
          <w:bCs w:val="0"/>
        </w:rPr>
      </w:pPr>
      <w:r w:rsidRPr="003643A3">
        <w:br w:type="page"/>
      </w:r>
      <w:bookmarkStart w:id="54" w:name="OLE_LINK56"/>
      <w:bookmarkStart w:id="55" w:name="OLE_LINK8"/>
    </w:p>
    <w:p w14:paraId="563170F4" w14:textId="36BAC2F0" w:rsidR="008A61B0" w:rsidRPr="003643A3" w:rsidRDefault="008A61B0" w:rsidP="00AA3547">
      <w:pPr>
        <w:rPr>
          <w:rStyle w:val="Strong"/>
          <w:b w:val="0"/>
          <w:bCs w:val="0"/>
        </w:rPr>
      </w:pPr>
      <w:r w:rsidRPr="003643A3">
        <w:rPr>
          <w:noProof/>
        </w:rPr>
        <w:lastRenderedPageBreak/>
        <w:drawing>
          <wp:inline distT="0" distB="0" distL="0" distR="0" wp14:anchorId="35D543C2" wp14:editId="38B8E052">
            <wp:extent cx="6004943" cy="2840355"/>
            <wp:effectExtent l="0" t="0" r="0" b="0"/>
            <wp:docPr id="9044297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29713" name="Picture 904429713"/>
                    <pic:cNvPicPr/>
                  </pic:nvPicPr>
                  <pic:blipFill>
                    <a:blip r:embed="rId17"/>
                    <a:stretch>
                      <a:fillRect/>
                    </a:stretch>
                  </pic:blipFill>
                  <pic:spPr>
                    <a:xfrm>
                      <a:off x="0" y="0"/>
                      <a:ext cx="6008525" cy="2842049"/>
                    </a:xfrm>
                    <a:prstGeom prst="rect">
                      <a:avLst/>
                    </a:prstGeom>
                  </pic:spPr>
                </pic:pic>
              </a:graphicData>
            </a:graphic>
          </wp:inline>
        </w:drawing>
      </w:r>
    </w:p>
    <w:p w14:paraId="52719DA7" w14:textId="77777777" w:rsidR="00B150D5" w:rsidRPr="003643A3" w:rsidRDefault="00B150D5" w:rsidP="00AA3547">
      <w:pPr>
        <w:rPr>
          <w:rStyle w:val="Strong"/>
        </w:rPr>
      </w:pPr>
      <w:bookmarkStart w:id="56" w:name="OLE_LINK9"/>
      <w:bookmarkStart w:id="57" w:name="OLE_LINK3"/>
      <w:bookmarkStart w:id="58" w:name="OLE_LINK4"/>
    </w:p>
    <w:p w14:paraId="13D480D2" w14:textId="318F665F" w:rsidR="009F0FBC" w:rsidRPr="003643A3" w:rsidRDefault="00FF4C95" w:rsidP="00AA3547">
      <w:r w:rsidRPr="003643A3">
        <w:rPr>
          <w:rStyle w:val="Strong"/>
        </w:rPr>
        <w:t xml:space="preserve">Supplementary </w:t>
      </w:r>
      <w:r w:rsidR="00C6790E" w:rsidRPr="003643A3">
        <w:rPr>
          <w:rStyle w:val="Strong"/>
        </w:rPr>
        <w:t>Figure</w:t>
      </w:r>
      <w:r w:rsidR="00C6790E" w:rsidRPr="003643A3" w:rsidDel="00C6790E">
        <w:rPr>
          <w:rStyle w:val="Strong"/>
        </w:rPr>
        <w:t xml:space="preserve"> </w:t>
      </w:r>
      <w:bookmarkEnd w:id="56"/>
      <w:bookmarkEnd w:id="57"/>
      <w:r w:rsidR="007E71BF" w:rsidRPr="003643A3">
        <w:rPr>
          <w:rStyle w:val="Strong"/>
        </w:rPr>
        <w:t>2</w:t>
      </w:r>
      <w:r w:rsidRPr="003643A3">
        <w:rPr>
          <w:rStyle w:val="Strong"/>
        </w:rPr>
        <w:t xml:space="preserve">. </w:t>
      </w:r>
      <w:r w:rsidR="00B150D5" w:rsidRPr="003643A3">
        <w:rPr>
          <w:rStyle w:val="Strong"/>
        </w:rPr>
        <w:t>Ecologically meaningful negative links for model training</w:t>
      </w:r>
      <w:r w:rsidRPr="003643A3">
        <w:rPr>
          <w:rStyle w:val="Strong"/>
        </w:rPr>
        <w:t>.</w:t>
      </w:r>
      <w:r w:rsidR="007F56DF" w:rsidRPr="003643A3">
        <w:t xml:space="preserve"> </w:t>
      </w:r>
      <w:r w:rsidRPr="003643A3">
        <w:rPr>
          <w:rStyle w:val="Strong"/>
        </w:rPr>
        <w:t>a</w:t>
      </w:r>
      <w:r w:rsidRPr="003643A3">
        <w:t xml:space="preserve"> </w:t>
      </w:r>
      <w:proofErr w:type="gramStart"/>
      <w:r w:rsidR="0096611D" w:rsidRPr="003643A3">
        <w:t>An</w:t>
      </w:r>
      <w:proofErr w:type="gramEnd"/>
      <w:r w:rsidR="0096611D" w:rsidRPr="003643A3">
        <w:t xml:space="preserve"> example of a food web </w:t>
      </w:r>
      <w:r w:rsidR="00AF101E" w:rsidRPr="003643A3">
        <w:t xml:space="preserve">with basal (green), intermediate (blue), and top consumer species (red). Interactions are categorized into positive links which are observed trophic links (solid lines), and negative links which are unobserved links that are also ecologically implausible (dashed lines), such as between two basal species or between two top consumers. </w:t>
      </w:r>
      <w:r w:rsidRPr="003643A3">
        <w:rPr>
          <w:rStyle w:val="Strong"/>
        </w:rPr>
        <w:t>b</w:t>
      </w:r>
      <w:r w:rsidRPr="003643A3">
        <w:t xml:space="preserve"> </w:t>
      </w:r>
      <w:r w:rsidR="0016483A" w:rsidRPr="009F0FBC">
        <w:t xml:space="preserve">Directed food-web </w:t>
      </w:r>
      <w:r w:rsidR="00AF101E" w:rsidRPr="003643A3">
        <w:t>matrix of (a)</w:t>
      </w:r>
      <w:r w:rsidR="00B10D24">
        <w:t xml:space="preserve"> with positive links (dark circles) and negative links (grey circles)</w:t>
      </w:r>
      <w:r w:rsidR="00AF101E" w:rsidRPr="003643A3">
        <w:t>.</w:t>
      </w:r>
    </w:p>
    <w:p w14:paraId="09EAF387" w14:textId="77777777" w:rsidR="00471EA1" w:rsidRPr="003643A3" w:rsidRDefault="00471EA1" w:rsidP="00AA3547"/>
    <w:bookmarkEnd w:id="54"/>
    <w:bookmarkEnd w:id="55"/>
    <w:bookmarkEnd w:id="58"/>
    <w:p w14:paraId="7E36496F" w14:textId="4540B42D" w:rsidR="000A209E" w:rsidRPr="003643A3" w:rsidRDefault="000A209E" w:rsidP="00AA3547">
      <w:pPr>
        <w:rPr>
          <w:rStyle w:val="Strong"/>
          <w:color w:val="0432FF"/>
        </w:rPr>
      </w:pPr>
      <w:r w:rsidRPr="003643A3">
        <w:rPr>
          <w:rStyle w:val="Strong"/>
          <w:color w:val="0432FF"/>
        </w:rPr>
        <w:br w:type="page"/>
      </w:r>
    </w:p>
    <w:p w14:paraId="50E8887D" w14:textId="4FBB710E" w:rsidR="004C4432" w:rsidRDefault="00173D4D" w:rsidP="00AA3547">
      <w:pPr>
        <w:rPr>
          <w:rStyle w:val="Strong"/>
          <w:color w:val="0432FF"/>
        </w:rPr>
      </w:pPr>
      <w:del w:id="59" w:author="Jorge Eduardo Castro Cruces" w:date="2026-08-08T13:29:00Z" w16du:dateUtc="2026-08-08T12:29:00Z">
        <w:r w:rsidRPr="00173D4D" w:rsidDel="00FD3347">
          <w:rPr>
            <w:rStyle w:val="Strong"/>
            <w:noProof/>
            <w:color w:val="0432FF"/>
          </w:rPr>
          <w:lastRenderedPageBreak/>
          <w:drawing>
            <wp:inline distT="0" distB="0" distL="0" distR="0" wp14:anchorId="1C9B8735" wp14:editId="534885B0">
              <wp:extent cx="6109335" cy="2503805"/>
              <wp:effectExtent l="0" t="0" r="0" b="0"/>
              <wp:docPr id="166246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65328" name=""/>
                      <pic:cNvPicPr/>
                    </pic:nvPicPr>
                    <pic:blipFill>
                      <a:blip r:embed="rId18"/>
                      <a:stretch>
                        <a:fillRect/>
                      </a:stretch>
                    </pic:blipFill>
                    <pic:spPr>
                      <a:xfrm>
                        <a:off x="0" y="0"/>
                        <a:ext cx="6109335" cy="2503805"/>
                      </a:xfrm>
                      <a:prstGeom prst="rect">
                        <a:avLst/>
                      </a:prstGeom>
                    </pic:spPr>
                  </pic:pic>
                </a:graphicData>
              </a:graphic>
            </wp:inline>
          </w:drawing>
        </w:r>
      </w:del>
      <w:ins w:id="60" w:author="Jorge Eduardo Castro Cruces" w:date="2026-09-08T21:33:00Z" w16du:dateUtc="2026-09-08T20:33:00Z">
        <w:r w:rsidR="006C7C9F" w:rsidRPr="006C7C9F">
          <w:rPr>
            <w:noProof/>
            <w14:ligatures w14:val="standardContextual"/>
          </w:rPr>
          <w:t xml:space="preserve"> </w:t>
        </w:r>
        <w:r w:rsidR="006C7C9F" w:rsidRPr="006C7C9F">
          <w:rPr>
            <w:rStyle w:val="Strong"/>
            <w:color w:val="0432FF"/>
          </w:rPr>
          <w:drawing>
            <wp:inline distT="0" distB="0" distL="0" distR="0" wp14:anchorId="18449211" wp14:editId="14FF9CBA">
              <wp:extent cx="6109335" cy="2503805"/>
              <wp:effectExtent l="0" t="0" r="0" b="0"/>
              <wp:docPr id="98411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16070" name=""/>
                      <pic:cNvPicPr/>
                    </pic:nvPicPr>
                    <pic:blipFill>
                      <a:blip r:embed="rId19"/>
                      <a:stretch>
                        <a:fillRect/>
                      </a:stretch>
                    </pic:blipFill>
                    <pic:spPr>
                      <a:xfrm>
                        <a:off x="0" y="0"/>
                        <a:ext cx="6109335" cy="2503805"/>
                      </a:xfrm>
                      <a:prstGeom prst="rect">
                        <a:avLst/>
                      </a:prstGeom>
                    </pic:spPr>
                  </pic:pic>
                </a:graphicData>
              </a:graphic>
            </wp:inline>
          </w:drawing>
        </w:r>
      </w:ins>
    </w:p>
    <w:p w14:paraId="70A69A5C" w14:textId="77777777" w:rsidR="001544E0" w:rsidRDefault="001544E0" w:rsidP="00AA3547">
      <w:pPr>
        <w:rPr>
          <w:rStyle w:val="Strong"/>
          <w:color w:val="000000" w:themeColor="text1"/>
        </w:rPr>
      </w:pPr>
    </w:p>
    <w:p w14:paraId="45B008B8" w14:textId="0CC717C3" w:rsidR="00F71713" w:rsidRPr="003643A3" w:rsidRDefault="00CB496A" w:rsidP="00AA3547">
      <w:r w:rsidRPr="003643A3">
        <w:rPr>
          <w:rStyle w:val="Strong"/>
          <w:color w:val="000000" w:themeColor="text1"/>
        </w:rPr>
        <w:t xml:space="preserve">Supplementary Figure 3. </w:t>
      </w:r>
      <w:r w:rsidR="00A651EA" w:rsidRPr="003643A3">
        <w:rPr>
          <w:rStyle w:val="Strong"/>
        </w:rPr>
        <w:t>K-fold validation on</w:t>
      </w:r>
      <w:r w:rsidR="00E72321" w:rsidRPr="003643A3">
        <w:rPr>
          <w:rStyle w:val="Strong"/>
        </w:rPr>
        <w:t xml:space="preserve"> the</w:t>
      </w:r>
      <w:r w:rsidR="00A651EA" w:rsidRPr="003643A3">
        <w:rPr>
          <w:rStyle w:val="Strong"/>
        </w:rPr>
        <w:t xml:space="preserve"> modified WLNM for link prediction in food webs</w:t>
      </w:r>
      <w:r w:rsidRPr="003643A3">
        <w:rPr>
          <w:rStyle w:val="Strong"/>
        </w:rPr>
        <w:t>.</w:t>
      </w:r>
      <w:r w:rsidRPr="003643A3">
        <w:t xml:space="preserve"> </w:t>
      </w:r>
      <w:r w:rsidR="00682ACC" w:rsidRPr="003643A3">
        <w:t xml:space="preserve">Performance scores under 3-, 5-, and 10-fold cross-validation, corresponding to approximately </w:t>
      </w:r>
      <w:r w:rsidR="006429B7">
        <w:t>~</w:t>
      </w:r>
      <w:r w:rsidR="00682ACC" w:rsidRPr="003643A3">
        <w:t>67%, 80</w:t>
      </w:r>
      <w:r w:rsidR="00495603" w:rsidRPr="003643A3">
        <w:t>%</w:t>
      </w:r>
      <w:r w:rsidR="00682ACC" w:rsidRPr="003643A3">
        <w:t xml:space="preserve"> and 90% of data used for training</w:t>
      </w:r>
      <w:r w:rsidR="00495603" w:rsidRPr="003643A3">
        <w:t>, respectively. Performance is reported for ROC-AUC, PR-AUC, F1, MCC, Precision, Recall</w:t>
      </w:r>
      <w:r w:rsidR="00413651">
        <w:t xml:space="preserve"> and</w:t>
      </w:r>
      <w:r w:rsidR="00495603" w:rsidRPr="003643A3">
        <w:t xml:space="preserve"> TSS. </w:t>
      </w:r>
      <w:r w:rsidR="00F71713" w:rsidRPr="003643A3">
        <w:t xml:space="preserve">Boxplots show the median (centre lines), and </w:t>
      </w:r>
      <w:r w:rsidR="00DD200C">
        <w:t>outliers</w:t>
      </w:r>
      <w:r w:rsidR="00F71713" w:rsidRPr="003643A3">
        <w:t xml:space="preserve"> (circles), with edges and whiskers representing the 25% and 75% quartiles, and the </w:t>
      </w:r>
      <w:r>
        <w:rPr>
          <w:color w:val="FF0000"/>
        </w:rPr>
        <w:t xml:space="preserve">most</w:t>
      </w:r>
      <w:r>
        <w:rPr/>
        <w:t xml:space="preserve"> </w:t>
      </w:r>
      <w:r>
        <w:rPr>
          <w:color w:val="FF0000"/>
        </w:rPr>
        <w:t xml:space="preserve">extreme</w:t>
      </w:r>
      <w:r>
        <w:rPr/>
        <w:t xml:space="preserve"> </w:t>
      </w:r>
      <w:r>
        <w:rPr>
          <w:color w:val="FF0000"/>
        </w:rPr>
        <w:t xml:space="preserve">observations</w:t>
      </w:r>
      <w:r>
        <w:rPr/>
        <w:t xml:space="preserve"> </w:t>
      </w:r>
      <w:r>
        <w:rPr>
          <w:color w:val="FF0000"/>
        </w:rPr>
        <w:t xml:space="preserve">within 1.5×IQR</w:t>
      </w:r>
      <w:r>
        <w:rPr/>
        <w:t xml:space="preserve"> of the </w:t>
      </w:r>
      <w:r>
        <w:rPr>
          <w:color w:val="FF0000"/>
        </w:rPr>
        <w:t xml:space="preserve">quartiles,</w:t>
      </w:r>
      <w:r>
        <w:rPr/>
        <w:t xml:space="preserve"> respectively, with n = </w:t>
      </w:r>
      <w:r w:rsidR="004C14B7">
        <w:t>290</w:t>
      </w:r>
      <w:r w:rsidR="00F71713" w:rsidRPr="003643A3">
        <w:t xml:space="preserve"> for each metric</w:t>
      </w:r>
      <w:r w:rsidR="00627021">
        <w:t xml:space="preserve"> and 20 </w:t>
      </w:r>
      <w:r>
        <w:rPr>
          <w:color w:val="FF0000"/>
        </w:rPr>
        <w:t xml:space="preserve">repetitions</w:t>
      </w:r>
      <w:r>
        <w:rPr/>
        <w:t xml:space="preserve"> </w:t>
      </w:r>
      <w:r>
        <w:rPr>
          <w:color w:val="FF0000"/>
        </w:rPr>
        <w:t xml:space="preserve">of</w:t>
      </w:r>
      <w:r>
        <w:rPr/>
        <w:t xml:space="preserve"> </w:t>
      </w:r>
      <w:r>
        <w:rPr>
          <w:color w:val="FF0000"/>
        </w:rPr>
        <w:t xml:space="preserve">model fitting and negative sampling on fixed folds</w:t>
      </w:r>
      <w:r>
        <w:rPr/>
        <w:t xml:space="preserve"> per food web</w:t>
      </w:r>
      <w:r w:rsidR="00F71713" w:rsidRPr="003643A3">
        <w:t xml:space="preserve">.</w:t>
      </w:r>
      <w:r>
        <w:rPr>
          <w:color w:val="FF0000"/>
        </w:rPr>
        <w:t xml:space="preserve"> Fold-level values were averaged within each repetition before metric-specific Tukey filtering, requiring at least 10 of 20 repetitions. Classification used a threshold of 0.5.</w:t>
      </w:r>
    </w:p>
    <w:p w14:paraId="3394A821" w14:textId="77777777" w:rsidR="00F71713" w:rsidRPr="003643A3" w:rsidRDefault="00F71713" w:rsidP="00AA3547"/>
    <w:p w14:paraId="68872747" w14:textId="78543480" w:rsidR="00EA0153" w:rsidRPr="00CC2F13" w:rsidRDefault="00E3300F" w:rsidP="00AA3547">
      <w:pPr>
        <w:rPr>
          <w:rStyle w:val="Strong"/>
          <w:b w:val="0"/>
          <w:bCs w:val="0"/>
          <w:color w:val="0432FF"/>
        </w:rPr>
      </w:pPr>
      <w:r w:rsidRPr="003643A3">
        <w:rPr>
          <w:color w:val="0432FF"/>
        </w:rPr>
        <w:br w:type="page"/>
      </w:r>
    </w:p>
    <w:p w14:paraId="6340FA6F" w14:textId="1632CD7C" w:rsidR="00C775EF" w:rsidRDefault="00C775EF" w:rsidP="00AA3547">
      <w:pPr>
        <w:rPr>
          <w:rStyle w:val="Strong"/>
          <w:color w:val="0432FF"/>
        </w:rPr>
      </w:pPr>
      <w:del w:id="61" w:author="Jorge Eduardo Castro Cruces" w:date="2026-08-08T13:29:00Z" w16du:dateUtc="2026-08-08T12:29:00Z">
        <w:r w:rsidRPr="00C775EF" w:rsidDel="00B0601A">
          <w:rPr>
            <w:rStyle w:val="Strong"/>
            <w:noProof/>
            <w:color w:val="0432FF"/>
          </w:rPr>
          <w:lastRenderedPageBreak/>
          <w:drawing>
            <wp:inline distT="0" distB="0" distL="0" distR="0" wp14:anchorId="2A7B4A4F" wp14:editId="2A78A516">
              <wp:extent cx="6109335" cy="6109335"/>
              <wp:effectExtent l="0" t="0" r="0" b="0"/>
              <wp:docPr id="40580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09016" name=""/>
                      <pic:cNvPicPr/>
                    </pic:nvPicPr>
                    <pic:blipFill>
                      <a:blip r:embed="rId20"/>
                      <a:stretch>
                        <a:fillRect/>
                      </a:stretch>
                    </pic:blipFill>
                    <pic:spPr>
                      <a:xfrm>
                        <a:off x="0" y="0"/>
                        <a:ext cx="6109335" cy="6109335"/>
                      </a:xfrm>
                      <a:prstGeom prst="rect">
                        <a:avLst/>
                      </a:prstGeom>
                    </pic:spPr>
                  </pic:pic>
                </a:graphicData>
              </a:graphic>
            </wp:inline>
          </w:drawing>
        </w:r>
      </w:del>
      <w:ins w:id="62" w:author="Jorge Eduardo Castro Cruces" w:date="2026-08-08T13:29:00Z" w16du:dateUtc="2026-08-08T12:29:00Z">
        <w:r w:rsidR="00B0601A" w:rsidRPr="002960C6">
          <w:rPr>
            <w:rStyle w:val="Strong"/>
            <w:noProof/>
            <w:color w:val="0432FF"/>
          </w:rPr>
          <w:drawing>
            <wp:inline distT="0" distB="0" distL="0" distR="0" wp14:anchorId="3601C199" wp14:editId="649773A5">
              <wp:extent cx="6109335" cy="6109335"/>
              <wp:effectExtent l="0" t="0" r="0" b="0"/>
              <wp:docPr id="85190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05300" name=""/>
                      <pic:cNvPicPr/>
                    </pic:nvPicPr>
                    <pic:blipFill>
                      <a:blip r:embed="rId21"/>
                      <a:stretch>
                        <a:fillRect/>
                      </a:stretch>
                    </pic:blipFill>
                    <pic:spPr>
                      <a:xfrm>
                        <a:off x="0" y="0"/>
                        <a:ext cx="6109335" cy="6109335"/>
                      </a:xfrm>
                      <a:prstGeom prst="rect">
                        <a:avLst/>
                      </a:prstGeom>
                    </pic:spPr>
                  </pic:pic>
                </a:graphicData>
              </a:graphic>
            </wp:inline>
          </w:drawing>
        </w:r>
      </w:ins>
    </w:p>
    <w:p w14:paraId="3B7861A3" w14:textId="77777777" w:rsidR="001544E0" w:rsidRDefault="001544E0" w:rsidP="00AA3547">
      <w:pPr>
        <w:rPr>
          <w:rStyle w:val="Strong"/>
          <w:color w:val="000000" w:themeColor="text1"/>
        </w:rPr>
      </w:pPr>
    </w:p>
    <w:p w14:paraId="3BAE7D17" w14:textId="2947479F" w:rsidR="002D130B" w:rsidRPr="003643A3" w:rsidRDefault="000361A0" w:rsidP="00AA3547">
      <w:pPr>
        <w:rPr>
          <w:rStyle w:val="Strong"/>
          <w:color w:val="000000" w:themeColor="text1"/>
        </w:rPr>
      </w:pPr>
      <w:r w:rsidRPr="003643A3">
        <w:rPr>
          <w:rStyle w:val="Strong"/>
          <w:color w:val="000000" w:themeColor="text1"/>
        </w:rPr>
        <w:t xml:space="preserve">Supplementary Figure </w:t>
      </w:r>
      <w:r w:rsidR="00B41FC7" w:rsidRPr="003643A3">
        <w:rPr>
          <w:rStyle w:val="Strong"/>
          <w:color w:val="000000" w:themeColor="text1"/>
        </w:rPr>
        <w:t>4</w:t>
      </w:r>
      <w:r w:rsidRPr="003643A3">
        <w:rPr>
          <w:rStyle w:val="Strong"/>
          <w:color w:val="000000" w:themeColor="text1"/>
        </w:rPr>
        <w:t xml:space="preserve">. </w:t>
      </w:r>
      <w:bookmarkStart w:id="63" w:name="OLE_LINK7"/>
      <w:r w:rsidR="002D130B" w:rsidRPr="003643A3">
        <w:rPr>
          <w:rStyle w:val="Strong"/>
          <w:color w:val="000000" w:themeColor="text1"/>
        </w:rPr>
        <w:t xml:space="preserve">Comparison on model performance across ecosystem types. </w:t>
      </w:r>
      <w:bookmarkEnd w:id="63"/>
      <w:r w:rsidR="002D130B" w:rsidRPr="003643A3">
        <w:rPr>
          <w:rStyle w:val="Strong"/>
        </w:rPr>
        <w:t>a–</w:t>
      </w:r>
      <w:r w:rsidR="00A26BD3">
        <w:rPr>
          <w:rStyle w:val="Strong"/>
        </w:rPr>
        <w:t>g</w:t>
      </w:r>
      <w:r w:rsidR="002D130B" w:rsidRPr="003643A3">
        <w:t xml:space="preserve"> Performance is reported for ROC-AUC (</w:t>
      </w:r>
      <w:r w:rsidR="002D130B" w:rsidRPr="003643A3">
        <w:rPr>
          <w:b/>
          <w:bCs/>
        </w:rPr>
        <w:t>a</w:t>
      </w:r>
      <w:r w:rsidR="002D130B" w:rsidRPr="003643A3">
        <w:t>), PR-AUC (</w:t>
      </w:r>
      <w:r w:rsidR="002D130B" w:rsidRPr="003643A3">
        <w:rPr>
          <w:b/>
          <w:bCs/>
        </w:rPr>
        <w:t>b</w:t>
      </w:r>
      <w:r w:rsidR="002D130B" w:rsidRPr="003643A3">
        <w:t>), F1 (</w:t>
      </w:r>
      <w:r w:rsidR="002D130B" w:rsidRPr="003643A3">
        <w:rPr>
          <w:b/>
          <w:bCs/>
        </w:rPr>
        <w:t>c</w:t>
      </w:r>
      <w:r w:rsidR="002D130B" w:rsidRPr="003643A3">
        <w:t>), MCC (</w:t>
      </w:r>
      <w:r w:rsidR="002D130B" w:rsidRPr="003643A3">
        <w:rPr>
          <w:b/>
          <w:bCs/>
        </w:rPr>
        <w:t>d</w:t>
      </w:r>
      <w:r w:rsidR="002D130B" w:rsidRPr="003643A3">
        <w:t>), Precision (</w:t>
      </w:r>
      <w:r w:rsidR="002D130B" w:rsidRPr="003643A3">
        <w:rPr>
          <w:b/>
          <w:bCs/>
        </w:rPr>
        <w:t>e</w:t>
      </w:r>
      <w:r w:rsidR="002D130B" w:rsidRPr="003643A3">
        <w:t>), Recall (</w:t>
      </w:r>
      <w:r w:rsidR="002D130B" w:rsidRPr="003643A3">
        <w:rPr>
          <w:b/>
          <w:bCs/>
        </w:rPr>
        <w:t>f)</w:t>
      </w:r>
      <w:r w:rsidR="00B332F9">
        <w:t xml:space="preserve"> and</w:t>
      </w:r>
      <w:r w:rsidR="002D130B" w:rsidRPr="003643A3">
        <w:t xml:space="preserve"> TSS (</w:t>
      </w:r>
      <w:r w:rsidR="002D130B" w:rsidRPr="003643A3">
        <w:rPr>
          <w:b/>
          <w:bCs/>
        </w:rPr>
        <w:t>g</w:t>
      </w:r>
      <w:r w:rsidR="002D130B" w:rsidRPr="003643A3">
        <w:t xml:space="preserve">) for lakes, streams, marine, terrestrial above- and below-ground. Boxplots show the median (centre lines), and </w:t>
      </w:r>
      <w:r w:rsidR="00DD200C">
        <w:t>outliers</w:t>
      </w:r>
      <w:r w:rsidR="002D130B" w:rsidRPr="003643A3">
        <w:t xml:space="preserve"> (circles), with edges and whiskers representing the 25% and 75% quartiles, and the </w:t>
      </w:r>
      <w:r>
        <w:rPr>
          <w:color w:val="FF0000"/>
        </w:rPr>
        <w:t xml:space="preserve">most</w:t>
      </w:r>
      <w:r>
        <w:rPr/>
        <w:t xml:space="preserve"> </w:t>
      </w:r>
      <w:r>
        <w:rPr>
          <w:color w:val="FF0000"/>
        </w:rPr>
        <w:t xml:space="preserve">extreme</w:t>
      </w:r>
      <w:r>
        <w:rPr/>
        <w:t xml:space="preserve"> </w:t>
      </w:r>
      <w:r>
        <w:rPr>
          <w:color w:val="FF0000"/>
        </w:rPr>
        <w:t xml:space="preserve">observations</w:t>
      </w:r>
      <w:r>
        <w:rPr/>
        <w:t xml:space="preserve"> </w:t>
      </w:r>
      <w:r>
        <w:rPr>
          <w:color w:val="FF0000"/>
        </w:rPr>
        <w:t xml:space="preserve">within 1.5×IQR</w:t>
      </w:r>
      <w:r>
        <w:rPr/>
        <w:t xml:space="preserve"> of the </w:t>
      </w:r>
      <w:r>
        <w:rPr>
          <w:color w:val="FF0000"/>
        </w:rPr>
        <w:t xml:space="preserve">quartiles,</w:t>
      </w:r>
      <w:r>
        <w:rPr/>
        <w:t xml:space="preserve"> respectively, </w:t>
      </w:r>
      <w:r w:rsidR="007D4ED9" w:rsidRPr="003643A3">
        <w:t xml:space="preserve">with n = </w:t>
      </w:r>
      <w:bookmarkStart w:id="64" w:name="OLE_LINK57"/>
      <w:r w:rsidR="007D4ED9" w:rsidRPr="00F758CF">
        <w:t>55, 28, 134, 21 and 52</w:t>
      </w:r>
      <w:r w:rsidR="007D4ED9" w:rsidRPr="003643A3">
        <w:rPr>
          <w:color w:val="EE0000"/>
        </w:rPr>
        <w:t xml:space="preserve"> </w:t>
      </w:r>
      <w:bookmarkEnd w:id="64"/>
      <w:r w:rsidR="002D130B" w:rsidRPr="003643A3">
        <w:t>for lakes, streams, marine and terrestrial above- and below-ground respectively</w:t>
      </w:r>
      <w:r w:rsidR="000B6FAE">
        <w:t xml:space="preserve"> (</w:t>
      </w:r>
      <w:r w:rsidR="008B54E4">
        <w:t>e</w:t>
      </w:r>
      <w:r w:rsidR="00065ED2" w:rsidRPr="00065ED2">
        <w:t xml:space="preserve">ach food web contributes one mean value across </w:t>
      </w:r>
      <w:r>
        <w:rPr>
          <w:color w:val="FF0000"/>
        </w:rPr>
        <w:t xml:space="preserve">at least 25 retained runs from </w:t>
      </w:r>
      <w:r>
        <w:rPr/>
        <w:t xml:space="preserve">50 </w:t>
      </w:r>
      <w:r>
        <w:rPr>
          <w:color w:val="FF0000"/>
        </w:rPr>
        <w:t xml:space="preserve">repetitions after metric-specific Tukey filtering, at 90% training and classification threshold 0.5</w:t>
      </w:r>
      <w:r w:rsidR="000B6FAE">
        <w:t>)</w:t>
      </w:r>
      <w:r w:rsidR="00D4060A">
        <w:t>.</w:t>
      </w:r>
    </w:p>
    <w:p w14:paraId="62D87729" w14:textId="77777777" w:rsidR="002D130B" w:rsidRDefault="002D130B" w:rsidP="00AA3547">
      <w:pPr>
        <w:rPr>
          <w:rStyle w:val="Strong"/>
        </w:rPr>
      </w:pPr>
    </w:p>
    <w:p w14:paraId="37E0E2F1" w14:textId="1FEC418C" w:rsidR="00FB5D81" w:rsidRDefault="006D67D9" w:rsidP="006D67D9">
      <w:pPr>
        <w:spacing w:after="160" w:line="278" w:lineRule="auto"/>
        <w:jc w:val="left"/>
        <w:rPr>
          <w:rStyle w:val="Strong"/>
        </w:rPr>
      </w:pPr>
      <w:r>
        <w:rPr>
          <w:rStyle w:val="Strong"/>
        </w:rPr>
        <w:br w:type="page"/>
      </w:r>
    </w:p>
    <w:p w14:paraId="684B6B4C" w14:textId="0F707FEA" w:rsidR="00FB5D81" w:rsidRPr="003643A3" w:rsidRDefault="00516344" w:rsidP="00FB5D81">
      <w:pPr>
        <w:rPr>
          <w:rStyle w:val="Strong"/>
          <w:color w:val="0432FF"/>
        </w:rPr>
      </w:pPr>
      <w:del w:id="65" w:author="Jorge Eduardo Castro Cruces" w:date="2026-08-08T13:29:00Z" w16du:dateUtc="2026-08-08T12:29:00Z">
        <w:r w:rsidRPr="00516344" w:rsidDel="00537F29">
          <w:rPr>
            <w:rStyle w:val="Strong"/>
            <w:noProof/>
            <w:color w:val="0432FF"/>
          </w:rPr>
          <w:lastRenderedPageBreak/>
          <w:drawing>
            <wp:inline distT="0" distB="0" distL="0" distR="0" wp14:anchorId="3249CE4D" wp14:editId="4DC89AE9">
              <wp:extent cx="6109335" cy="5789295"/>
              <wp:effectExtent l="0" t="0" r="0" b="1905"/>
              <wp:docPr id="111630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05260" name=""/>
                      <pic:cNvPicPr/>
                    </pic:nvPicPr>
                    <pic:blipFill>
                      <a:blip r:embed="rId22"/>
                      <a:stretch>
                        <a:fillRect/>
                      </a:stretch>
                    </pic:blipFill>
                    <pic:spPr>
                      <a:xfrm>
                        <a:off x="0" y="0"/>
                        <a:ext cx="6109335" cy="5789295"/>
                      </a:xfrm>
                      <a:prstGeom prst="rect">
                        <a:avLst/>
                      </a:prstGeom>
                    </pic:spPr>
                  </pic:pic>
                </a:graphicData>
              </a:graphic>
            </wp:inline>
          </w:drawing>
        </w:r>
      </w:del>
      <w:ins w:id="66" w:author="Jorge Eduardo Castro Cruces" w:date="2026-08-08T13:29:00Z" w16du:dateUtc="2026-08-08T12:29:00Z">
        <w:r w:rsidR="00537F29" w:rsidRPr="0065432B">
          <w:rPr>
            <w:rStyle w:val="Strong"/>
            <w:noProof/>
            <w:color w:val="0432FF"/>
          </w:rPr>
          <w:drawing>
            <wp:inline distT="0" distB="0" distL="0" distR="0" wp14:anchorId="69E7E54F" wp14:editId="6D5C8343">
              <wp:extent cx="6109335" cy="5789295"/>
              <wp:effectExtent l="0" t="0" r="0" b="1905"/>
              <wp:docPr id="1068121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21866" name=""/>
                      <pic:cNvPicPr/>
                    </pic:nvPicPr>
                    <pic:blipFill>
                      <a:blip r:embed="rId23"/>
                      <a:stretch>
                        <a:fillRect/>
                      </a:stretch>
                    </pic:blipFill>
                    <pic:spPr>
                      <a:xfrm>
                        <a:off x="0" y="0"/>
                        <a:ext cx="6109335" cy="5789295"/>
                      </a:xfrm>
                      <a:prstGeom prst="rect">
                        <a:avLst/>
                      </a:prstGeom>
                    </pic:spPr>
                  </pic:pic>
                </a:graphicData>
              </a:graphic>
            </wp:inline>
          </w:drawing>
        </w:r>
      </w:ins>
    </w:p>
    <w:p w14:paraId="30602E82" w14:textId="77777777" w:rsidR="00FB5D81" w:rsidRDefault="00FB5D81" w:rsidP="00FB5D81">
      <w:pPr>
        <w:rPr>
          <w:rStyle w:val="Strong"/>
          <w:color w:val="000000" w:themeColor="text1"/>
        </w:rPr>
      </w:pPr>
      <w:bookmarkStart w:id="67" w:name="OLE_LINK54"/>
    </w:p>
    <w:p w14:paraId="74E4FA47" w14:textId="5B5ECE9B" w:rsidR="00FB5D81" w:rsidRDefault="00FB5D81" w:rsidP="00FB5D81">
      <w:bookmarkStart w:id="68" w:name="OLE_LINK13"/>
      <w:r w:rsidRPr="003643A3">
        <w:rPr>
          <w:rStyle w:val="Strong"/>
          <w:color w:val="000000" w:themeColor="text1"/>
        </w:rPr>
        <w:t xml:space="preserve">Supplementary Fig. </w:t>
      </w:r>
      <w:r>
        <w:rPr>
          <w:rStyle w:val="Strong"/>
          <w:color w:val="000000" w:themeColor="text1"/>
        </w:rPr>
        <w:t>5</w:t>
      </w:r>
      <w:r w:rsidRPr="003643A3">
        <w:rPr>
          <w:rStyle w:val="Strong"/>
          <w:color w:val="000000" w:themeColor="text1"/>
        </w:rPr>
        <w:t xml:space="preserve">. </w:t>
      </w:r>
      <w:r w:rsidRPr="003643A3">
        <w:rPr>
          <w:b/>
          <w:bCs/>
        </w:rPr>
        <w:t>Predictive performance across empirical food-</w:t>
      </w:r>
      <w:r w:rsidRPr="00673E0B">
        <w:rPr>
          <w:b/>
          <w:bCs/>
        </w:rPr>
        <w:t>web size.</w:t>
      </w:r>
      <w:r w:rsidRPr="00673E0B">
        <w:t xml:space="preserve"> </w:t>
      </w:r>
      <w:r w:rsidRPr="00673E0B">
        <w:rPr>
          <w:rStyle w:val="Strong"/>
        </w:rPr>
        <w:t>a–</w:t>
      </w:r>
      <w:r w:rsidR="002053D2">
        <w:rPr>
          <w:rStyle w:val="Strong"/>
        </w:rPr>
        <w:t>g</w:t>
      </w:r>
      <w:r w:rsidRPr="00673E0B">
        <w:t xml:space="preserve"> Performance is reported for ROC-AUC (</w:t>
      </w:r>
      <w:r w:rsidRPr="00673E0B">
        <w:rPr>
          <w:b/>
          <w:bCs/>
        </w:rPr>
        <w:t>a</w:t>
      </w:r>
      <w:r w:rsidRPr="00673E0B">
        <w:t>), PR-AUC (</w:t>
      </w:r>
      <w:r w:rsidRPr="00673E0B">
        <w:rPr>
          <w:b/>
          <w:bCs/>
        </w:rPr>
        <w:t>b</w:t>
      </w:r>
      <w:r w:rsidRPr="00673E0B">
        <w:t>), F1 (</w:t>
      </w:r>
      <w:r w:rsidRPr="00673E0B">
        <w:rPr>
          <w:b/>
          <w:bCs/>
        </w:rPr>
        <w:t>c</w:t>
      </w:r>
      <w:r w:rsidRPr="00673E0B">
        <w:t>), MCC (</w:t>
      </w:r>
      <w:r w:rsidRPr="00673E0B">
        <w:rPr>
          <w:b/>
          <w:bCs/>
        </w:rPr>
        <w:t>d</w:t>
      </w:r>
      <w:r w:rsidRPr="00673E0B">
        <w:t>), Precision (</w:t>
      </w:r>
      <w:r w:rsidRPr="00673E0B">
        <w:rPr>
          <w:b/>
          <w:bCs/>
        </w:rPr>
        <w:t>e</w:t>
      </w:r>
      <w:r w:rsidRPr="00673E0B">
        <w:t>), Recall (</w:t>
      </w:r>
      <w:r w:rsidRPr="00673E0B">
        <w:rPr>
          <w:b/>
          <w:bCs/>
        </w:rPr>
        <w:t>f)</w:t>
      </w:r>
      <w:r>
        <w:t xml:space="preserve"> and</w:t>
      </w:r>
      <w:r w:rsidRPr="00673E0B">
        <w:t xml:space="preserve"> TSS (</w:t>
      </w:r>
      <w:r w:rsidRPr="00673E0B">
        <w:rPr>
          <w:b/>
          <w:bCs/>
        </w:rPr>
        <w:t>g</w:t>
      </w:r>
      <w:r w:rsidRPr="00673E0B">
        <w:t>) against the number of nodes for all food webs in lakes (</w:t>
      </w:r>
      <w:r w:rsidR="006F2B57">
        <w:t>circles</w:t>
      </w:r>
      <w:r w:rsidRPr="00673E0B">
        <w:t xml:space="preserve">), streams (squares), marine (diamonds), terrestrial above- (triangles) and below-ground (inverted triangles). </w:t>
      </w:r>
      <w:bookmarkEnd w:id="67"/>
      <w:r w:rsidRPr="00673E0B">
        <w:t xml:space="preserve">The training ratio was 90%, and for each metric, the mean result over </w:t>
      </w:r>
      <w:r>
        <w:rPr>
          <w:color w:val="FF0000"/>
        </w:rPr>
        <w:t xml:space="preserve">at least 25 retained runs from </w:t>
      </w:r>
      <w:r w:rsidR="00671BD4">
        <w:t xml:space="preserve">5</w:t>
      </w:r>
      <w:r w:rsidRPr="00673E0B">
        <w:t xml:space="preserve">0 </w:t>
      </w:r>
      <w:r>
        <w:rPr>
          <w:color w:val="FF0000"/>
        </w:rPr>
        <w:t xml:space="preserve">repetitions, after metric-specific Tukey filtering at classification threshold 0.5, is reported</w:t>
      </w:r>
      <w:r>
        <w:rPr/>
        <w:t xml:space="preserve"> for each web</w:t>
      </w:r>
      <w:r>
        <w:rPr/>
        <w:t xml:space="preserve">. </w:t>
      </w:r>
      <w:r w:rsidR="00E90BC1" w:rsidRPr="00E90BC1">
        <w:t>Food-web size explained little variation in predictive performance, despite several statistically significant but weak associations</w:t>
      </w:r>
      <w:r w:rsidRPr="00673E0B">
        <w:t xml:space="preserve">, including </w:t>
      </w:r>
      <w:ins w:id="69" w:author="Jorge Eduardo Castro Cruces" w:date="2026-08-08T13:30:00Z" w16du:dateUtc="2026-08-08T12:30:00Z">
        <w:r w:rsidR="00584EA6" w:rsidRPr="002C4AB1">
          <w:rPr>
            <w:rStyle w:val="Strong"/>
            <w:b w:val="0"/>
            <w:bCs w:val="0"/>
          </w:rPr>
          <w:t>ROC-AUC (</w:t>
        </w:r>
        <w:r w:rsidR="00584EA6" w:rsidRPr="00673E0B">
          <w:rPr>
            <w:i/>
            <w:iCs/>
          </w:rPr>
          <w:t>F</w:t>
        </w:r>
        <w:r w:rsidR="00584EA6" w:rsidRPr="00673E0B">
          <w:rPr>
            <w:i/>
            <w:iCs/>
            <w:vertAlign w:val="subscript"/>
          </w:rPr>
          <w:t>1,288</w:t>
        </w:r>
        <w:r w:rsidR="00584EA6" w:rsidRPr="00673E0B">
          <w:rPr>
            <w:vertAlign w:val="subscript"/>
          </w:rPr>
          <w:t xml:space="preserve"> </w:t>
        </w:r>
        <w:r w:rsidR="00584EA6" w:rsidRPr="002C4AB1">
          <w:rPr>
            <w:rStyle w:val="Strong"/>
            <w:b w:val="0"/>
            <w:bCs w:val="0"/>
          </w:rPr>
          <w:t xml:space="preserve">= 36.8364, </w:t>
        </w:r>
        <w:r w:rsidR="00584EA6" w:rsidRPr="00C161C8">
          <w:rPr>
            <w:rStyle w:val="Strong"/>
            <w:b w:val="0"/>
            <w:bCs w:val="0"/>
            <w:i/>
            <w:iCs/>
          </w:rPr>
          <w:t>P</w:t>
        </w:r>
        <w:r w:rsidR="00584EA6" w:rsidRPr="002C4AB1">
          <w:rPr>
            <w:rStyle w:val="Strong"/>
            <w:b w:val="0"/>
            <w:bCs w:val="0"/>
          </w:rPr>
          <w:t xml:space="preserve"> &lt; 0.0001, </w:t>
        </w:r>
        <w:r w:rsidR="00584EA6" w:rsidRPr="00673E0B">
          <w:rPr>
            <w:i/>
            <w:iCs/>
          </w:rPr>
          <w:t>r</w:t>
        </w:r>
        <w:r w:rsidR="00584EA6" w:rsidRPr="00673E0B">
          <w:rPr>
            <w:i/>
            <w:iCs/>
            <w:vertAlign w:val="superscript"/>
          </w:rPr>
          <w:t>2</w:t>
        </w:r>
        <w:r w:rsidR="00584EA6" w:rsidRPr="00673E0B">
          <w:t xml:space="preserve"> </w:t>
        </w:r>
        <w:r w:rsidR="00584EA6" w:rsidRPr="002C4AB1">
          <w:rPr>
            <w:rStyle w:val="Strong"/>
            <w:b w:val="0"/>
            <w:bCs w:val="0"/>
          </w:rPr>
          <w:t xml:space="preserve">= 0.1134; </w:t>
        </w:r>
        <w:r w:rsidR="00584EA6" w:rsidRPr="002D64C3">
          <w:rPr>
            <w:rStyle w:val="Strong"/>
            <w:b w:val="0"/>
            <w:bCs w:val="0"/>
            <w:i/>
            <w:iCs/>
          </w:rPr>
          <w:t>y</w:t>
        </w:r>
        <w:r w:rsidR="00584EA6" w:rsidRPr="002C4AB1">
          <w:rPr>
            <w:rStyle w:val="Strong"/>
            <w:b w:val="0"/>
            <w:bCs w:val="0"/>
          </w:rPr>
          <w:t xml:space="preserve"> = 0.9180 - 0.0006x), PR-AUC (</w:t>
        </w:r>
        <w:r w:rsidR="00584EA6" w:rsidRPr="00673E0B">
          <w:rPr>
            <w:i/>
            <w:iCs/>
          </w:rPr>
          <w:t>F</w:t>
        </w:r>
        <w:r w:rsidR="00584EA6" w:rsidRPr="00673E0B">
          <w:rPr>
            <w:i/>
            <w:iCs/>
            <w:vertAlign w:val="subscript"/>
          </w:rPr>
          <w:t>1,288</w:t>
        </w:r>
        <w:r w:rsidR="00584EA6" w:rsidRPr="00673E0B">
          <w:rPr>
            <w:vertAlign w:val="subscript"/>
          </w:rPr>
          <w:t xml:space="preserve"> </w:t>
        </w:r>
        <w:r w:rsidR="00584EA6" w:rsidRPr="002C4AB1">
          <w:rPr>
            <w:rStyle w:val="Strong"/>
            <w:b w:val="0"/>
            <w:bCs w:val="0"/>
          </w:rPr>
          <w:t xml:space="preserve">= 8.6125, </w:t>
        </w:r>
        <w:r w:rsidR="00584EA6" w:rsidRPr="00B144CA">
          <w:rPr>
            <w:rStyle w:val="Strong"/>
            <w:b w:val="0"/>
            <w:bCs w:val="0"/>
            <w:i/>
            <w:iCs/>
          </w:rPr>
          <w:t>P</w:t>
        </w:r>
        <w:r w:rsidR="00584EA6" w:rsidRPr="002C4AB1">
          <w:rPr>
            <w:rStyle w:val="Strong"/>
            <w:b w:val="0"/>
            <w:bCs w:val="0"/>
          </w:rPr>
          <w:t xml:space="preserve"> = 0.0036, </w:t>
        </w:r>
        <w:r w:rsidR="00584EA6" w:rsidRPr="00673E0B">
          <w:rPr>
            <w:i/>
            <w:iCs/>
          </w:rPr>
          <w:t>r</w:t>
        </w:r>
        <w:r w:rsidR="00584EA6" w:rsidRPr="00673E0B">
          <w:rPr>
            <w:i/>
            <w:iCs/>
            <w:vertAlign w:val="superscript"/>
          </w:rPr>
          <w:t>2</w:t>
        </w:r>
        <w:r w:rsidR="00584EA6" w:rsidRPr="00673E0B">
          <w:t xml:space="preserve"> </w:t>
        </w:r>
        <w:r w:rsidR="00584EA6" w:rsidRPr="002C4AB1">
          <w:rPr>
            <w:rStyle w:val="Strong"/>
            <w:b w:val="0"/>
            <w:bCs w:val="0"/>
          </w:rPr>
          <w:t>= 0.0290; y = 0.4719 + 0.0005x), F1 (</w:t>
        </w:r>
        <w:r w:rsidR="00584EA6" w:rsidRPr="00673E0B">
          <w:rPr>
            <w:i/>
            <w:iCs/>
          </w:rPr>
          <w:t>F</w:t>
        </w:r>
        <w:r w:rsidR="00584EA6" w:rsidRPr="00673E0B">
          <w:rPr>
            <w:i/>
            <w:iCs/>
            <w:vertAlign w:val="subscript"/>
          </w:rPr>
          <w:t>1,288</w:t>
        </w:r>
        <w:r w:rsidR="00584EA6" w:rsidRPr="00673E0B">
          <w:rPr>
            <w:vertAlign w:val="subscript"/>
          </w:rPr>
          <w:t xml:space="preserve"> </w:t>
        </w:r>
        <w:r w:rsidR="00584EA6" w:rsidRPr="002C4AB1">
          <w:rPr>
            <w:rStyle w:val="Strong"/>
            <w:b w:val="0"/>
            <w:bCs w:val="0"/>
          </w:rPr>
          <w:t xml:space="preserve">= 9.2940, </w:t>
        </w:r>
        <w:r w:rsidR="00584EA6" w:rsidRPr="00B144CA">
          <w:rPr>
            <w:rStyle w:val="Strong"/>
            <w:b w:val="0"/>
            <w:bCs w:val="0"/>
            <w:i/>
            <w:iCs/>
          </w:rPr>
          <w:t>P</w:t>
        </w:r>
        <w:r w:rsidR="00584EA6" w:rsidRPr="002C4AB1">
          <w:rPr>
            <w:rStyle w:val="Strong"/>
            <w:b w:val="0"/>
            <w:bCs w:val="0"/>
          </w:rPr>
          <w:t xml:space="preserve"> = 0.0025, </w:t>
        </w:r>
        <w:r w:rsidR="00584EA6" w:rsidRPr="00673E0B">
          <w:rPr>
            <w:i/>
            <w:iCs/>
          </w:rPr>
          <w:t>r</w:t>
        </w:r>
        <w:r w:rsidR="00584EA6" w:rsidRPr="00673E0B">
          <w:rPr>
            <w:i/>
            <w:iCs/>
            <w:vertAlign w:val="superscript"/>
          </w:rPr>
          <w:t>2</w:t>
        </w:r>
        <w:r w:rsidR="00584EA6" w:rsidRPr="00673E0B">
          <w:t xml:space="preserve"> </w:t>
        </w:r>
        <w:r w:rsidR="00584EA6" w:rsidRPr="002C4AB1">
          <w:rPr>
            <w:rStyle w:val="Strong"/>
            <w:b w:val="0"/>
            <w:bCs w:val="0"/>
          </w:rPr>
          <w:t xml:space="preserve">= 0.0313; </w:t>
        </w:r>
        <w:r w:rsidR="00584EA6" w:rsidRPr="002D64C3">
          <w:rPr>
            <w:rStyle w:val="Strong"/>
            <w:b w:val="0"/>
            <w:bCs w:val="0"/>
            <w:i/>
            <w:iCs/>
          </w:rPr>
          <w:t>y</w:t>
        </w:r>
        <w:r w:rsidR="00584EA6" w:rsidRPr="002C4AB1">
          <w:rPr>
            <w:rStyle w:val="Strong"/>
            <w:b w:val="0"/>
            <w:bCs w:val="0"/>
          </w:rPr>
          <w:t xml:space="preserve"> = 0.7072 - 0.0007x), MCC (</w:t>
        </w:r>
        <w:r w:rsidR="00584EA6" w:rsidRPr="00673E0B">
          <w:rPr>
            <w:i/>
            <w:iCs/>
          </w:rPr>
          <w:t>F</w:t>
        </w:r>
        <w:r w:rsidR="00584EA6" w:rsidRPr="00673E0B">
          <w:rPr>
            <w:i/>
            <w:iCs/>
            <w:vertAlign w:val="subscript"/>
          </w:rPr>
          <w:t>1,288</w:t>
        </w:r>
        <w:r w:rsidR="00584EA6" w:rsidRPr="00673E0B">
          <w:rPr>
            <w:vertAlign w:val="subscript"/>
          </w:rPr>
          <w:t xml:space="preserve"> </w:t>
        </w:r>
        <w:r w:rsidR="00584EA6" w:rsidRPr="002C4AB1">
          <w:rPr>
            <w:rStyle w:val="Strong"/>
            <w:b w:val="0"/>
            <w:bCs w:val="0"/>
          </w:rPr>
          <w:t xml:space="preserve">= 10.2169, </w:t>
        </w:r>
        <w:r w:rsidR="00584EA6" w:rsidRPr="00B144CA">
          <w:rPr>
            <w:rStyle w:val="Strong"/>
            <w:b w:val="0"/>
            <w:bCs w:val="0"/>
            <w:i/>
            <w:iCs/>
          </w:rPr>
          <w:t>P</w:t>
        </w:r>
        <w:r w:rsidR="00584EA6" w:rsidRPr="002C4AB1">
          <w:rPr>
            <w:rStyle w:val="Strong"/>
            <w:b w:val="0"/>
            <w:bCs w:val="0"/>
          </w:rPr>
          <w:t xml:space="preserve"> = 0.0015, </w:t>
        </w:r>
        <w:r w:rsidR="00584EA6" w:rsidRPr="00673E0B">
          <w:rPr>
            <w:i/>
            <w:iCs/>
          </w:rPr>
          <w:t>r</w:t>
        </w:r>
        <w:r w:rsidR="00584EA6" w:rsidRPr="00673E0B">
          <w:rPr>
            <w:i/>
            <w:iCs/>
            <w:vertAlign w:val="superscript"/>
          </w:rPr>
          <w:t>2</w:t>
        </w:r>
        <w:r w:rsidR="00584EA6" w:rsidRPr="00673E0B">
          <w:t xml:space="preserve"> </w:t>
        </w:r>
        <w:r w:rsidR="00584EA6" w:rsidRPr="002C4AB1">
          <w:rPr>
            <w:rStyle w:val="Strong"/>
            <w:b w:val="0"/>
            <w:bCs w:val="0"/>
          </w:rPr>
          <w:t xml:space="preserve">= 0.0343; </w:t>
        </w:r>
        <w:r w:rsidR="00584EA6" w:rsidRPr="002D64C3">
          <w:rPr>
            <w:rStyle w:val="Strong"/>
            <w:b w:val="0"/>
            <w:bCs w:val="0"/>
            <w:i/>
            <w:iCs/>
          </w:rPr>
          <w:t>y</w:t>
        </w:r>
        <w:r w:rsidR="00584EA6" w:rsidRPr="002C4AB1">
          <w:rPr>
            <w:rStyle w:val="Strong"/>
            <w:b w:val="0"/>
            <w:bCs w:val="0"/>
          </w:rPr>
          <w:t xml:space="preserve"> = 0.6630 - 0.0007x), Precision (</w:t>
        </w:r>
        <w:r w:rsidR="00584EA6" w:rsidRPr="00673E0B">
          <w:rPr>
            <w:i/>
            <w:iCs/>
          </w:rPr>
          <w:t>F</w:t>
        </w:r>
        <w:r w:rsidR="00584EA6" w:rsidRPr="00673E0B">
          <w:rPr>
            <w:i/>
            <w:iCs/>
            <w:vertAlign w:val="subscript"/>
          </w:rPr>
          <w:t>1,288</w:t>
        </w:r>
        <w:r w:rsidR="00584EA6" w:rsidRPr="00673E0B">
          <w:rPr>
            <w:vertAlign w:val="subscript"/>
          </w:rPr>
          <w:t xml:space="preserve"> </w:t>
        </w:r>
        <w:r w:rsidR="00584EA6" w:rsidRPr="002C4AB1">
          <w:rPr>
            <w:rStyle w:val="Strong"/>
            <w:b w:val="0"/>
            <w:bCs w:val="0"/>
          </w:rPr>
          <w:t xml:space="preserve">= 0.0188, </w:t>
        </w:r>
        <w:r w:rsidR="00584EA6" w:rsidRPr="00B144CA">
          <w:rPr>
            <w:rStyle w:val="Strong"/>
            <w:b w:val="0"/>
            <w:bCs w:val="0"/>
            <w:i/>
            <w:iCs/>
          </w:rPr>
          <w:t>P</w:t>
        </w:r>
        <w:r w:rsidR="00584EA6" w:rsidRPr="002C4AB1">
          <w:rPr>
            <w:rStyle w:val="Strong"/>
            <w:b w:val="0"/>
            <w:bCs w:val="0"/>
          </w:rPr>
          <w:t xml:space="preserve"> = 0.8912, </w:t>
        </w:r>
        <w:r w:rsidR="00584EA6" w:rsidRPr="00673E0B">
          <w:rPr>
            <w:i/>
            <w:iCs/>
          </w:rPr>
          <w:t>r</w:t>
        </w:r>
        <w:r w:rsidR="00584EA6" w:rsidRPr="00673E0B">
          <w:rPr>
            <w:i/>
            <w:iCs/>
            <w:vertAlign w:val="superscript"/>
          </w:rPr>
          <w:t>2</w:t>
        </w:r>
        <w:r w:rsidR="00584EA6" w:rsidRPr="00673E0B">
          <w:t xml:space="preserve"> </w:t>
        </w:r>
        <w:r w:rsidR="00584EA6" w:rsidRPr="002C4AB1">
          <w:rPr>
            <w:rStyle w:val="Strong"/>
            <w:b w:val="0"/>
            <w:bCs w:val="0"/>
          </w:rPr>
          <w:t xml:space="preserve">= 0.0001; </w:t>
        </w:r>
        <w:r w:rsidR="00584EA6" w:rsidRPr="002D64C3">
          <w:rPr>
            <w:rStyle w:val="Strong"/>
            <w:b w:val="0"/>
            <w:bCs w:val="0"/>
            <w:i/>
            <w:iCs/>
          </w:rPr>
          <w:t>y</w:t>
        </w:r>
        <w:r w:rsidR="00584EA6" w:rsidRPr="002C4AB1">
          <w:rPr>
            <w:rStyle w:val="Strong"/>
            <w:b w:val="0"/>
            <w:bCs w:val="0"/>
          </w:rPr>
          <w:t xml:space="preserve"> = 0.9028 + 0.</w:t>
        </w:r>
        <w:r>
          <w:rPr>
            <w:rStyle w:val="Strong"/>
            <w:b w:val="0"/>
            <w:bCs w:val="0"/>
            <w:color w:val="FF0000"/>
          </w:rPr>
          <w:t xml:space="preserve">000020x</w:t>
        </w:r>
        <w:r>
          <w:rPr>
            <w:rStyle w:val="Strong"/>
            <w:b w:val="0"/>
            <w:bCs w:val="0"/>
          </w:rPr>
          <w:t xml:space="preserve">), Recall (</w:t>
        </w:r>
        <w:r w:rsidR="00584EA6" w:rsidRPr="00673E0B">
          <w:rPr>
            <w:i/>
            <w:iCs/>
          </w:rPr>
          <w:t>F</w:t>
        </w:r>
        <w:r w:rsidR="00584EA6" w:rsidRPr="00673E0B">
          <w:rPr>
            <w:i/>
            <w:iCs/>
            <w:vertAlign w:val="subscript"/>
          </w:rPr>
          <w:t>1,288</w:t>
        </w:r>
        <w:r w:rsidR="00584EA6" w:rsidRPr="00673E0B">
          <w:rPr>
            <w:vertAlign w:val="subscript"/>
          </w:rPr>
          <w:t xml:space="preserve"> </w:t>
        </w:r>
        <w:r w:rsidR="00584EA6" w:rsidRPr="002C4AB1">
          <w:rPr>
            <w:rStyle w:val="Strong"/>
            <w:b w:val="0"/>
            <w:bCs w:val="0"/>
          </w:rPr>
          <w:t xml:space="preserve">= 17.9205, </w:t>
        </w:r>
        <w:r w:rsidR="00584EA6" w:rsidRPr="00B144CA">
          <w:rPr>
            <w:rStyle w:val="Strong"/>
            <w:b w:val="0"/>
            <w:bCs w:val="0"/>
            <w:i/>
            <w:iCs/>
          </w:rPr>
          <w:t>P</w:t>
        </w:r>
        <w:r w:rsidR="00584EA6" w:rsidRPr="002C4AB1">
          <w:rPr>
            <w:rStyle w:val="Strong"/>
            <w:b w:val="0"/>
            <w:bCs w:val="0"/>
          </w:rPr>
          <w:t xml:space="preserve"> &lt; 0.0001, </w:t>
        </w:r>
        <w:r w:rsidR="00584EA6" w:rsidRPr="00673E0B">
          <w:rPr>
            <w:i/>
            <w:iCs/>
          </w:rPr>
          <w:t>r</w:t>
        </w:r>
        <w:r w:rsidR="00584EA6" w:rsidRPr="00673E0B">
          <w:rPr>
            <w:i/>
            <w:iCs/>
            <w:vertAlign w:val="superscript"/>
          </w:rPr>
          <w:t>2</w:t>
        </w:r>
        <w:r w:rsidR="00584EA6" w:rsidRPr="00673E0B">
          <w:t xml:space="preserve"> </w:t>
        </w:r>
        <w:r w:rsidR="00584EA6" w:rsidRPr="002C4AB1">
          <w:rPr>
            <w:rStyle w:val="Strong"/>
            <w:b w:val="0"/>
            <w:bCs w:val="0"/>
          </w:rPr>
          <w:t xml:space="preserve">= 0.0586; </w:t>
        </w:r>
        <w:r w:rsidR="00584EA6" w:rsidRPr="002D64C3">
          <w:rPr>
            <w:rStyle w:val="Strong"/>
            <w:b w:val="0"/>
            <w:bCs w:val="0"/>
            <w:i/>
            <w:iCs/>
          </w:rPr>
          <w:t xml:space="preserve">y </w:t>
        </w:r>
        <w:r w:rsidR="00584EA6" w:rsidRPr="002C4AB1">
          <w:rPr>
            <w:rStyle w:val="Strong"/>
            <w:b w:val="0"/>
            <w:bCs w:val="0"/>
          </w:rPr>
          <w:t>= 0.6478 - 0.0010x) and TSS (</w:t>
        </w:r>
        <w:r w:rsidR="00584EA6" w:rsidRPr="00673E0B">
          <w:rPr>
            <w:i/>
            <w:iCs/>
          </w:rPr>
          <w:t>F</w:t>
        </w:r>
        <w:r w:rsidR="00584EA6" w:rsidRPr="00673E0B">
          <w:rPr>
            <w:i/>
            <w:iCs/>
            <w:vertAlign w:val="subscript"/>
          </w:rPr>
          <w:t>1,288</w:t>
        </w:r>
        <w:r w:rsidR="00584EA6" w:rsidRPr="00673E0B">
          <w:rPr>
            <w:vertAlign w:val="subscript"/>
          </w:rPr>
          <w:t xml:space="preserve"> </w:t>
        </w:r>
        <w:r w:rsidR="00584EA6" w:rsidRPr="002C4AB1">
          <w:rPr>
            <w:rStyle w:val="Strong"/>
            <w:b w:val="0"/>
            <w:bCs w:val="0"/>
          </w:rPr>
          <w:t xml:space="preserve">= 14.0341, </w:t>
        </w:r>
        <w:r w:rsidR="00584EA6" w:rsidRPr="00B144CA">
          <w:rPr>
            <w:rStyle w:val="Strong"/>
            <w:b w:val="0"/>
            <w:bCs w:val="0"/>
            <w:i/>
            <w:iCs/>
          </w:rPr>
          <w:t>P</w:t>
        </w:r>
        <w:r w:rsidR="00584EA6" w:rsidRPr="002C4AB1">
          <w:rPr>
            <w:rStyle w:val="Strong"/>
            <w:b w:val="0"/>
            <w:bCs w:val="0"/>
          </w:rPr>
          <w:t xml:space="preserve"> = 0.0002, </w:t>
        </w:r>
        <w:r w:rsidR="00584EA6" w:rsidRPr="00673E0B">
          <w:rPr>
            <w:i/>
            <w:iCs/>
          </w:rPr>
          <w:t>r</w:t>
        </w:r>
        <w:r w:rsidR="00584EA6" w:rsidRPr="00673E0B">
          <w:rPr>
            <w:i/>
            <w:iCs/>
            <w:vertAlign w:val="superscript"/>
          </w:rPr>
          <w:t>2</w:t>
        </w:r>
        <w:r w:rsidR="00584EA6" w:rsidRPr="00673E0B">
          <w:t xml:space="preserve"> </w:t>
        </w:r>
        <w:r w:rsidR="00584EA6" w:rsidRPr="002C4AB1">
          <w:rPr>
            <w:rStyle w:val="Strong"/>
            <w:b w:val="0"/>
            <w:bCs w:val="0"/>
          </w:rPr>
          <w:t xml:space="preserve">= 0.0465; </w:t>
        </w:r>
        <w:r w:rsidR="00584EA6" w:rsidRPr="002D64C3">
          <w:rPr>
            <w:rStyle w:val="Strong"/>
            <w:b w:val="0"/>
            <w:bCs w:val="0"/>
            <w:i/>
            <w:iCs/>
          </w:rPr>
          <w:t>y</w:t>
        </w:r>
        <w:r w:rsidR="00584EA6" w:rsidRPr="002C4AB1">
          <w:rPr>
            <w:rStyle w:val="Strong"/>
            <w:b w:val="0"/>
            <w:bCs w:val="0"/>
          </w:rPr>
          <w:t xml:space="preserve"> = 0.6017 - 0.0009x). </w:t>
        </w:r>
      </w:ins>
      <w:del w:id="70" w:author="Jorge Eduardo Castro Cruces" w:date="2026-08-08T13:30:00Z" w16du:dateUtc="2026-08-08T12:30:00Z">
        <w:r w:rsidRPr="00673E0B" w:rsidDel="00584EA6">
          <w:delText>ROC-AUC (</w:delText>
        </w:r>
        <w:r w:rsidRPr="00673E0B" w:rsidDel="00584EA6">
          <w:rPr>
            <w:i/>
            <w:iCs/>
          </w:rPr>
          <w:delText>F</w:delText>
        </w:r>
        <w:r w:rsidRPr="00673E0B" w:rsidDel="00584EA6">
          <w:rPr>
            <w:i/>
            <w:iCs/>
            <w:vertAlign w:val="subscript"/>
          </w:rPr>
          <w:delText>1,288</w:delText>
        </w:r>
        <w:r w:rsidRPr="00673E0B" w:rsidDel="00584EA6">
          <w:rPr>
            <w:vertAlign w:val="subscript"/>
          </w:rPr>
          <w:delText xml:space="preserve"> </w:delText>
        </w:r>
        <w:r w:rsidRPr="00673E0B" w:rsidDel="00584EA6">
          <w:delText xml:space="preserve">= </w:delText>
        </w:r>
        <w:r w:rsidR="004C1391" w:rsidDel="00584EA6">
          <w:delText>3</w:delText>
        </w:r>
        <w:r w:rsidRPr="00673E0B" w:rsidDel="00584EA6">
          <w:delText>3.</w:delText>
        </w:r>
        <w:r w:rsidR="004C1391" w:rsidRPr="004C1391" w:rsidDel="00584EA6">
          <w:delText>4960</w:delText>
        </w:r>
        <w:r w:rsidRPr="00673E0B" w:rsidDel="00584EA6">
          <w:delText xml:space="preserve">, </w:delText>
        </w:r>
        <w:r w:rsidRPr="00673E0B" w:rsidDel="00584EA6">
          <w:rPr>
            <w:i/>
            <w:iCs/>
          </w:rPr>
          <w:delText>P</w:delText>
        </w:r>
        <w:r w:rsidRPr="00673E0B" w:rsidDel="00584EA6">
          <w:delText xml:space="preserve"> </w:delText>
        </w:r>
        <w:r w:rsidR="00B831DE" w:rsidDel="00584EA6">
          <w:delText>&lt;</w:delText>
        </w:r>
        <w:r w:rsidRPr="00673E0B" w:rsidDel="00584EA6">
          <w:delText xml:space="preserve"> 0.000</w:delText>
        </w:r>
        <w:r w:rsidR="000D0A5A" w:rsidDel="00584EA6">
          <w:delText>1</w:delText>
        </w:r>
        <w:r w:rsidRPr="00673E0B" w:rsidDel="00584EA6">
          <w:delText xml:space="preserve">, </w:delText>
        </w:r>
        <w:r w:rsidRPr="00673E0B" w:rsidDel="00584EA6">
          <w:rPr>
            <w:i/>
            <w:iCs/>
          </w:rPr>
          <w:delText>r</w:delText>
        </w:r>
        <w:r w:rsidRPr="00673E0B" w:rsidDel="00584EA6">
          <w:rPr>
            <w:i/>
            <w:iCs/>
            <w:vertAlign w:val="superscript"/>
          </w:rPr>
          <w:delText>2</w:delText>
        </w:r>
        <w:r w:rsidRPr="00673E0B" w:rsidDel="00584EA6">
          <w:delText xml:space="preserve"> = 0.</w:delText>
        </w:r>
        <w:r w:rsidR="004C1391" w:rsidRPr="004C1391" w:rsidDel="00584EA6">
          <w:delText>1042</w:delText>
        </w:r>
        <w:r w:rsidRPr="00673E0B" w:rsidDel="00584EA6">
          <w:delText xml:space="preserve">; </w:delText>
        </w:r>
        <w:r w:rsidRPr="00673E0B" w:rsidDel="00584EA6">
          <w:rPr>
            <w:i/>
            <w:iCs/>
          </w:rPr>
          <w:delText>y</w:delText>
        </w:r>
        <w:r w:rsidRPr="00673E0B" w:rsidDel="00584EA6">
          <w:delText xml:space="preserve"> = 0.</w:delText>
        </w:r>
        <w:r w:rsidR="004C1391" w:rsidDel="00584EA6">
          <w:delText>9105</w:delText>
        </w:r>
        <w:r w:rsidRPr="00673E0B" w:rsidDel="00584EA6">
          <w:delText xml:space="preserve"> - 0.000</w:delText>
        </w:r>
        <w:r w:rsidR="005204A2" w:rsidDel="00584EA6">
          <w:delText>6</w:delText>
        </w:r>
        <w:r w:rsidRPr="00673E0B" w:rsidDel="00584EA6">
          <w:rPr>
            <w:i/>
            <w:iCs/>
          </w:rPr>
          <w:delText>x</w:delText>
        </w:r>
        <w:r w:rsidRPr="00673E0B" w:rsidDel="00584EA6">
          <w:delText>), PR-AUC (</w:delText>
        </w:r>
        <w:r w:rsidRPr="00673E0B" w:rsidDel="00584EA6">
          <w:rPr>
            <w:i/>
            <w:iCs/>
          </w:rPr>
          <w:delText>F</w:delText>
        </w:r>
        <w:r w:rsidRPr="00673E0B" w:rsidDel="00584EA6">
          <w:rPr>
            <w:i/>
            <w:iCs/>
            <w:vertAlign w:val="subscript"/>
          </w:rPr>
          <w:delText>1,288</w:delText>
        </w:r>
        <w:r w:rsidRPr="00673E0B" w:rsidDel="00584EA6">
          <w:rPr>
            <w:vertAlign w:val="subscript"/>
          </w:rPr>
          <w:delText xml:space="preserve"> </w:delText>
        </w:r>
        <w:r w:rsidRPr="00673E0B" w:rsidDel="00584EA6">
          <w:delText xml:space="preserve">= </w:delText>
        </w:r>
        <w:r w:rsidR="000B76C3" w:rsidRPr="000B76C3" w:rsidDel="00584EA6">
          <w:delText>9.5206</w:delText>
        </w:r>
        <w:r w:rsidRPr="00673E0B" w:rsidDel="00584EA6">
          <w:delText xml:space="preserve">, </w:delText>
        </w:r>
        <w:r w:rsidRPr="00673E0B" w:rsidDel="00584EA6">
          <w:rPr>
            <w:i/>
            <w:iCs/>
          </w:rPr>
          <w:delText>P</w:delText>
        </w:r>
        <w:r w:rsidRPr="00673E0B" w:rsidDel="00584EA6">
          <w:delText xml:space="preserve"> = 0.0</w:delText>
        </w:r>
        <w:r w:rsidR="000B76C3" w:rsidDel="00584EA6">
          <w:delText>022</w:delText>
        </w:r>
        <w:r w:rsidRPr="00673E0B" w:rsidDel="00584EA6">
          <w:delText xml:space="preserve">, </w:delText>
        </w:r>
        <w:r w:rsidRPr="00673E0B" w:rsidDel="00584EA6">
          <w:rPr>
            <w:i/>
            <w:iCs/>
          </w:rPr>
          <w:delText>r</w:delText>
        </w:r>
        <w:r w:rsidRPr="00673E0B" w:rsidDel="00584EA6">
          <w:rPr>
            <w:i/>
            <w:iCs/>
            <w:vertAlign w:val="superscript"/>
          </w:rPr>
          <w:delText>2</w:delText>
        </w:r>
        <w:r w:rsidRPr="00673E0B" w:rsidDel="00584EA6">
          <w:delText xml:space="preserve"> = 0.0</w:delText>
        </w:r>
        <w:r w:rsidR="00384F2C" w:rsidDel="00584EA6">
          <w:delText>320</w:delText>
        </w:r>
        <w:r w:rsidRPr="00673E0B" w:rsidDel="00584EA6">
          <w:delText xml:space="preserve">; </w:delText>
        </w:r>
        <w:r w:rsidRPr="00673E0B" w:rsidDel="00584EA6">
          <w:rPr>
            <w:i/>
            <w:iCs/>
          </w:rPr>
          <w:delText>y</w:delText>
        </w:r>
        <w:r w:rsidRPr="00673E0B" w:rsidDel="00584EA6">
          <w:delText xml:space="preserve"> = 0.</w:delText>
        </w:r>
        <w:r w:rsidR="00384F2C" w:rsidDel="00584EA6">
          <w:delText>4732</w:delText>
        </w:r>
        <w:r w:rsidRPr="00673E0B" w:rsidDel="00584EA6">
          <w:delText xml:space="preserve"> + 0.000</w:delText>
        </w:r>
        <w:r w:rsidR="00384F2C" w:rsidDel="00584EA6">
          <w:delText>5</w:delText>
        </w:r>
        <w:r w:rsidRPr="00673E0B" w:rsidDel="00584EA6">
          <w:rPr>
            <w:i/>
            <w:iCs/>
          </w:rPr>
          <w:delText>x</w:delText>
        </w:r>
        <w:r w:rsidRPr="00673E0B" w:rsidDel="00584EA6">
          <w:delText>), F1 (</w:delText>
        </w:r>
        <w:r w:rsidRPr="00673E0B" w:rsidDel="00584EA6">
          <w:rPr>
            <w:i/>
            <w:iCs/>
          </w:rPr>
          <w:delText>F</w:delText>
        </w:r>
        <w:r w:rsidRPr="00673E0B" w:rsidDel="00584EA6">
          <w:rPr>
            <w:i/>
            <w:iCs/>
            <w:vertAlign w:val="subscript"/>
          </w:rPr>
          <w:delText>1,288</w:delText>
        </w:r>
        <w:r w:rsidRPr="00673E0B" w:rsidDel="00584EA6">
          <w:delText xml:space="preserve"> = </w:delText>
        </w:r>
        <w:r w:rsidR="00B932BC" w:rsidRPr="00B932BC" w:rsidDel="00584EA6">
          <w:delText>7.8384</w:delText>
        </w:r>
        <w:r w:rsidRPr="00673E0B" w:rsidDel="00584EA6">
          <w:delText xml:space="preserve">, </w:delText>
        </w:r>
        <w:r w:rsidRPr="00673E0B" w:rsidDel="00584EA6">
          <w:rPr>
            <w:i/>
            <w:iCs/>
          </w:rPr>
          <w:delText>P</w:delText>
        </w:r>
        <w:r w:rsidRPr="00673E0B" w:rsidDel="00584EA6">
          <w:delText xml:space="preserve"> = 0.</w:delText>
        </w:r>
        <w:r w:rsidR="00DE130F" w:rsidDel="00584EA6">
          <w:delText>0055</w:delText>
        </w:r>
        <w:r w:rsidRPr="00673E0B" w:rsidDel="00584EA6">
          <w:delText xml:space="preserve">, </w:delText>
        </w:r>
        <w:r w:rsidRPr="00673E0B" w:rsidDel="00584EA6">
          <w:rPr>
            <w:i/>
            <w:iCs/>
          </w:rPr>
          <w:delText>r</w:delText>
        </w:r>
        <w:r w:rsidRPr="00673E0B" w:rsidDel="00584EA6">
          <w:rPr>
            <w:i/>
            <w:iCs/>
            <w:vertAlign w:val="superscript"/>
          </w:rPr>
          <w:delText>2</w:delText>
        </w:r>
        <w:r w:rsidRPr="00673E0B" w:rsidDel="00584EA6">
          <w:delText xml:space="preserve"> = 0.0</w:delText>
        </w:r>
        <w:r w:rsidR="00DE130F" w:rsidDel="00584EA6">
          <w:delText>265</w:delText>
        </w:r>
        <w:r w:rsidRPr="00673E0B" w:rsidDel="00584EA6">
          <w:delText xml:space="preserve">; </w:delText>
        </w:r>
        <w:r w:rsidRPr="00673E0B" w:rsidDel="00584EA6">
          <w:rPr>
            <w:i/>
            <w:iCs/>
          </w:rPr>
          <w:delText>y</w:delText>
        </w:r>
        <w:r w:rsidRPr="00673E0B" w:rsidDel="00584EA6">
          <w:delText xml:space="preserve"> = 0.6</w:delText>
        </w:r>
        <w:r w:rsidR="00856A7A" w:rsidDel="00584EA6">
          <w:delText>965</w:delText>
        </w:r>
        <w:r w:rsidRPr="00673E0B" w:rsidDel="00584EA6">
          <w:delText xml:space="preserve"> </w:delText>
        </w:r>
        <w:r w:rsidR="00B932BC" w:rsidDel="00584EA6">
          <w:delText>-</w:delText>
        </w:r>
        <w:r w:rsidRPr="00673E0B" w:rsidDel="00584EA6">
          <w:delText xml:space="preserve"> 0.000</w:delText>
        </w:r>
        <w:r w:rsidR="00856A7A" w:rsidDel="00584EA6">
          <w:delText>6</w:delText>
        </w:r>
        <w:r w:rsidRPr="00673E0B" w:rsidDel="00584EA6">
          <w:rPr>
            <w:i/>
            <w:iCs/>
          </w:rPr>
          <w:delText>x</w:delText>
        </w:r>
        <w:r w:rsidRPr="00673E0B" w:rsidDel="00584EA6">
          <w:delText>), MCC (</w:delText>
        </w:r>
        <w:r w:rsidRPr="00673E0B" w:rsidDel="00584EA6">
          <w:rPr>
            <w:i/>
            <w:iCs/>
          </w:rPr>
          <w:delText>F</w:delText>
        </w:r>
        <w:r w:rsidRPr="00673E0B" w:rsidDel="00584EA6">
          <w:rPr>
            <w:i/>
            <w:iCs/>
            <w:vertAlign w:val="subscript"/>
          </w:rPr>
          <w:delText>1,288</w:delText>
        </w:r>
        <w:r w:rsidRPr="00673E0B" w:rsidDel="00584EA6">
          <w:rPr>
            <w:vertAlign w:val="subscript"/>
          </w:rPr>
          <w:delText xml:space="preserve"> </w:delText>
        </w:r>
        <w:r w:rsidRPr="00673E0B" w:rsidDel="00584EA6">
          <w:delText xml:space="preserve">= </w:delText>
        </w:r>
        <w:r w:rsidR="00856A7A" w:rsidDel="00584EA6">
          <w:delText>8</w:delText>
        </w:r>
        <w:r w:rsidRPr="00673E0B" w:rsidDel="00584EA6">
          <w:delText>.</w:delText>
        </w:r>
        <w:r w:rsidR="00856A7A" w:rsidDel="00584EA6">
          <w:delText>7704</w:delText>
        </w:r>
        <w:r w:rsidRPr="00673E0B" w:rsidDel="00584EA6">
          <w:delText xml:space="preserve">, </w:delText>
        </w:r>
        <w:r w:rsidRPr="00673E0B" w:rsidDel="00584EA6">
          <w:rPr>
            <w:i/>
            <w:iCs/>
          </w:rPr>
          <w:delText>P</w:delText>
        </w:r>
        <w:r w:rsidRPr="00673E0B" w:rsidDel="00584EA6">
          <w:delText xml:space="preserve"> = 0.</w:delText>
        </w:r>
        <w:r w:rsidR="00856A7A" w:rsidDel="00584EA6">
          <w:delText>0033</w:delText>
        </w:r>
        <w:r w:rsidRPr="00673E0B" w:rsidDel="00584EA6">
          <w:delText xml:space="preserve">, </w:delText>
        </w:r>
        <w:r w:rsidRPr="00673E0B" w:rsidDel="00584EA6">
          <w:rPr>
            <w:i/>
            <w:iCs/>
          </w:rPr>
          <w:delText>r</w:delText>
        </w:r>
        <w:r w:rsidRPr="00673E0B" w:rsidDel="00584EA6">
          <w:rPr>
            <w:i/>
            <w:iCs/>
            <w:vertAlign w:val="superscript"/>
          </w:rPr>
          <w:delText>2</w:delText>
        </w:r>
        <w:r w:rsidRPr="00673E0B" w:rsidDel="00584EA6">
          <w:delText xml:space="preserve"> = 0.0</w:delText>
        </w:r>
        <w:r w:rsidR="00FB3718" w:rsidDel="00584EA6">
          <w:delText>296</w:delText>
        </w:r>
        <w:r w:rsidRPr="00673E0B" w:rsidDel="00584EA6">
          <w:delText xml:space="preserve">; </w:delText>
        </w:r>
        <w:r w:rsidRPr="00673E0B" w:rsidDel="00584EA6">
          <w:rPr>
            <w:i/>
            <w:iCs/>
          </w:rPr>
          <w:delText>y</w:delText>
        </w:r>
        <w:r w:rsidRPr="00673E0B" w:rsidDel="00584EA6">
          <w:delText xml:space="preserve"> = 0.6</w:delText>
        </w:r>
        <w:r w:rsidR="00FB3718" w:rsidDel="00584EA6">
          <w:delText>534</w:delText>
        </w:r>
        <w:r w:rsidRPr="00673E0B" w:rsidDel="00584EA6">
          <w:delText xml:space="preserve"> </w:delText>
        </w:r>
        <w:r w:rsidR="00A45D91" w:rsidDel="00584EA6">
          <w:delText>-</w:delText>
        </w:r>
        <w:r w:rsidRPr="00673E0B" w:rsidDel="00584EA6">
          <w:delText xml:space="preserve"> 0.000</w:delText>
        </w:r>
        <w:r w:rsidR="00FB3718" w:rsidDel="00584EA6">
          <w:delText>6</w:delText>
        </w:r>
        <w:r w:rsidRPr="00673E0B" w:rsidDel="00584EA6">
          <w:rPr>
            <w:i/>
            <w:iCs/>
          </w:rPr>
          <w:delText>x</w:delText>
        </w:r>
        <w:r w:rsidRPr="00673E0B" w:rsidDel="00584EA6">
          <w:delText>), Precision (</w:delText>
        </w:r>
        <w:r w:rsidRPr="00673E0B" w:rsidDel="00584EA6">
          <w:rPr>
            <w:i/>
            <w:iCs/>
          </w:rPr>
          <w:delText>F</w:delText>
        </w:r>
        <w:r w:rsidRPr="00673E0B" w:rsidDel="00584EA6">
          <w:rPr>
            <w:i/>
            <w:iCs/>
            <w:vertAlign w:val="subscript"/>
          </w:rPr>
          <w:delText>1,288</w:delText>
        </w:r>
        <w:r w:rsidRPr="00673E0B" w:rsidDel="00584EA6">
          <w:delText xml:space="preserve"> = 1.</w:delText>
        </w:r>
        <w:r w:rsidR="00250438" w:rsidDel="00584EA6">
          <w:delText>3858</w:delText>
        </w:r>
        <w:r w:rsidRPr="00673E0B" w:rsidDel="00584EA6">
          <w:delText xml:space="preserve">, </w:delText>
        </w:r>
        <w:r w:rsidRPr="00673E0B" w:rsidDel="00584EA6">
          <w:rPr>
            <w:i/>
            <w:iCs/>
          </w:rPr>
          <w:delText>P</w:delText>
        </w:r>
        <w:r w:rsidRPr="00673E0B" w:rsidDel="00584EA6">
          <w:delText xml:space="preserve"> = 0.</w:delText>
        </w:r>
        <w:r w:rsidR="00250438" w:rsidDel="00584EA6">
          <w:delText>2401</w:delText>
        </w:r>
        <w:r w:rsidRPr="00673E0B" w:rsidDel="00584EA6">
          <w:delText xml:space="preserve">, </w:delText>
        </w:r>
        <w:r w:rsidRPr="00673E0B" w:rsidDel="00584EA6">
          <w:rPr>
            <w:i/>
            <w:iCs/>
          </w:rPr>
          <w:delText>r</w:delText>
        </w:r>
        <w:r w:rsidRPr="00673E0B" w:rsidDel="00584EA6">
          <w:rPr>
            <w:i/>
            <w:iCs/>
            <w:vertAlign w:val="superscript"/>
          </w:rPr>
          <w:delText>2</w:delText>
        </w:r>
        <w:r w:rsidRPr="00673E0B" w:rsidDel="00584EA6">
          <w:delText xml:space="preserve"> = 0.0</w:delText>
        </w:r>
        <w:r w:rsidR="004C0D2A" w:rsidDel="00584EA6">
          <w:delText>048</w:delText>
        </w:r>
        <w:r w:rsidRPr="00673E0B" w:rsidDel="00584EA6">
          <w:delText xml:space="preserve">; </w:delText>
        </w:r>
        <w:r w:rsidRPr="00673E0B" w:rsidDel="00584EA6">
          <w:rPr>
            <w:i/>
            <w:iCs/>
          </w:rPr>
          <w:delText>y</w:delText>
        </w:r>
        <w:r w:rsidRPr="00673E0B" w:rsidDel="00584EA6">
          <w:delText xml:space="preserve"> = 0.</w:delText>
        </w:r>
        <w:r w:rsidR="004C0D2A" w:rsidDel="00584EA6">
          <w:delText>8791</w:delText>
        </w:r>
        <w:r w:rsidRPr="00673E0B" w:rsidDel="00584EA6">
          <w:delText xml:space="preserve"> + 0.000</w:delText>
        </w:r>
        <w:r w:rsidR="004C0D2A" w:rsidDel="00584EA6">
          <w:delText>2</w:delText>
        </w:r>
        <w:r w:rsidRPr="00673E0B" w:rsidDel="00584EA6">
          <w:rPr>
            <w:i/>
            <w:iCs/>
          </w:rPr>
          <w:delText>x</w:delText>
        </w:r>
        <w:r w:rsidRPr="00673E0B" w:rsidDel="00584EA6">
          <w:delText>), Recall (</w:delText>
        </w:r>
        <w:r w:rsidRPr="00673E0B" w:rsidDel="00584EA6">
          <w:rPr>
            <w:i/>
            <w:iCs/>
          </w:rPr>
          <w:delText>F</w:delText>
        </w:r>
        <w:r w:rsidRPr="00673E0B" w:rsidDel="00584EA6">
          <w:rPr>
            <w:i/>
            <w:iCs/>
            <w:vertAlign w:val="subscript"/>
          </w:rPr>
          <w:delText>1,288</w:delText>
        </w:r>
        <w:r w:rsidRPr="00673E0B" w:rsidDel="00584EA6">
          <w:delText xml:space="preserve"> = </w:delText>
        </w:r>
        <w:r w:rsidR="00756802" w:rsidDel="00584EA6">
          <w:delText>17</w:delText>
        </w:r>
        <w:r w:rsidRPr="00673E0B" w:rsidDel="00584EA6">
          <w:delText>.</w:delText>
        </w:r>
        <w:r w:rsidR="00756802" w:rsidDel="00584EA6">
          <w:delText>2531</w:delText>
        </w:r>
        <w:r w:rsidRPr="00673E0B" w:rsidDel="00584EA6">
          <w:delText xml:space="preserve">, </w:delText>
        </w:r>
        <w:r w:rsidRPr="00673E0B" w:rsidDel="00584EA6">
          <w:rPr>
            <w:i/>
            <w:iCs/>
          </w:rPr>
          <w:delText>P</w:delText>
        </w:r>
        <w:r w:rsidRPr="00673E0B" w:rsidDel="00584EA6">
          <w:delText xml:space="preserve"> </w:delText>
        </w:r>
        <w:r w:rsidR="00B831DE" w:rsidDel="00584EA6">
          <w:delText>&lt;</w:delText>
        </w:r>
        <w:r w:rsidRPr="00673E0B" w:rsidDel="00584EA6">
          <w:delText xml:space="preserve"> 0.</w:delText>
        </w:r>
        <w:r w:rsidR="00EF4CB3" w:rsidDel="00584EA6">
          <w:delText>0001</w:delText>
        </w:r>
        <w:r w:rsidRPr="00673E0B" w:rsidDel="00584EA6">
          <w:delText xml:space="preserve">, </w:delText>
        </w:r>
        <w:r w:rsidRPr="00673E0B" w:rsidDel="00584EA6">
          <w:rPr>
            <w:i/>
            <w:iCs/>
          </w:rPr>
          <w:delText>r</w:delText>
        </w:r>
        <w:r w:rsidRPr="00673E0B" w:rsidDel="00584EA6">
          <w:rPr>
            <w:i/>
            <w:iCs/>
            <w:vertAlign w:val="superscript"/>
          </w:rPr>
          <w:delText>2</w:delText>
        </w:r>
        <w:r w:rsidRPr="00673E0B" w:rsidDel="00584EA6">
          <w:delText xml:space="preserve"> = 0.</w:delText>
        </w:r>
        <w:r w:rsidR="00EF4CB3" w:rsidDel="00584EA6">
          <w:delText>0565</w:delText>
        </w:r>
        <w:r w:rsidRPr="00673E0B" w:rsidDel="00584EA6">
          <w:delText xml:space="preserve">; </w:delText>
        </w:r>
        <w:r w:rsidRPr="00673E0B" w:rsidDel="00584EA6">
          <w:rPr>
            <w:i/>
            <w:iCs/>
          </w:rPr>
          <w:delText>y</w:delText>
        </w:r>
        <w:r w:rsidRPr="00673E0B" w:rsidDel="00584EA6">
          <w:delText xml:space="preserve"> = 0.6</w:delText>
        </w:r>
        <w:r w:rsidR="00EF4CB3" w:rsidDel="00584EA6">
          <w:delText>409</w:delText>
        </w:r>
        <w:r w:rsidRPr="00673E0B" w:rsidDel="00584EA6">
          <w:delText xml:space="preserve"> </w:delText>
        </w:r>
        <w:r w:rsidR="00A45D91" w:rsidDel="00584EA6">
          <w:delText>-</w:delText>
        </w:r>
        <w:r w:rsidRPr="00673E0B" w:rsidDel="00584EA6">
          <w:delText xml:space="preserve"> 0.00</w:delText>
        </w:r>
        <w:r w:rsidR="000128A9" w:rsidDel="00584EA6">
          <w:delText>1</w:delText>
        </w:r>
        <w:r w:rsidR="00A45D91" w:rsidDel="00584EA6">
          <w:delText>0</w:delText>
        </w:r>
        <w:r w:rsidRPr="00673E0B" w:rsidDel="00584EA6">
          <w:rPr>
            <w:i/>
            <w:iCs/>
          </w:rPr>
          <w:delText>x</w:delText>
        </w:r>
        <w:r w:rsidRPr="00673E0B" w:rsidDel="00584EA6">
          <w:delText>) and TSS (</w:delText>
        </w:r>
        <w:r w:rsidRPr="00673E0B" w:rsidDel="00584EA6">
          <w:rPr>
            <w:i/>
            <w:iCs/>
          </w:rPr>
          <w:delText>F</w:delText>
        </w:r>
        <w:r w:rsidRPr="00673E0B" w:rsidDel="00584EA6">
          <w:rPr>
            <w:i/>
            <w:iCs/>
            <w:vertAlign w:val="subscript"/>
          </w:rPr>
          <w:delText>1,288</w:delText>
        </w:r>
        <w:r w:rsidRPr="00673E0B" w:rsidDel="00584EA6">
          <w:delText xml:space="preserve"> = </w:delText>
        </w:r>
        <w:r w:rsidR="00BE6542" w:rsidDel="00584EA6">
          <w:delText>13</w:delText>
        </w:r>
        <w:r w:rsidRPr="00673E0B" w:rsidDel="00584EA6">
          <w:delText>.</w:delText>
        </w:r>
        <w:r w:rsidR="00BE6542" w:rsidDel="00584EA6">
          <w:delText>5758</w:delText>
        </w:r>
        <w:r w:rsidRPr="00673E0B" w:rsidDel="00584EA6">
          <w:delText xml:space="preserve">, </w:delText>
        </w:r>
        <w:r w:rsidRPr="00673E0B" w:rsidDel="00584EA6">
          <w:rPr>
            <w:i/>
            <w:iCs/>
          </w:rPr>
          <w:delText>P</w:delText>
        </w:r>
        <w:r w:rsidRPr="00673E0B" w:rsidDel="00584EA6">
          <w:delText xml:space="preserve"> = 0.</w:delText>
        </w:r>
        <w:r w:rsidR="00F363D4" w:rsidDel="00584EA6">
          <w:delText>0003</w:delText>
        </w:r>
        <w:r w:rsidRPr="00673E0B" w:rsidDel="00584EA6">
          <w:delText xml:space="preserve">, </w:delText>
        </w:r>
        <w:r w:rsidRPr="00673E0B" w:rsidDel="00584EA6">
          <w:rPr>
            <w:i/>
            <w:iCs/>
          </w:rPr>
          <w:delText>r</w:delText>
        </w:r>
        <w:r w:rsidRPr="00673E0B" w:rsidDel="00584EA6">
          <w:rPr>
            <w:i/>
            <w:iCs/>
            <w:vertAlign w:val="superscript"/>
          </w:rPr>
          <w:delText>2</w:delText>
        </w:r>
        <w:r w:rsidRPr="00673E0B" w:rsidDel="00584EA6">
          <w:delText xml:space="preserve"> = 0.0</w:delText>
        </w:r>
        <w:r w:rsidR="00F363D4" w:rsidDel="00584EA6">
          <w:delText>45</w:delText>
        </w:r>
        <w:r w:rsidR="001547E7" w:rsidDel="00584EA6">
          <w:delText>0</w:delText>
        </w:r>
        <w:r w:rsidRPr="00673E0B" w:rsidDel="00584EA6">
          <w:delText xml:space="preserve">; </w:delText>
        </w:r>
        <w:r w:rsidRPr="00673E0B" w:rsidDel="00584EA6">
          <w:rPr>
            <w:i/>
            <w:iCs/>
          </w:rPr>
          <w:delText>y</w:delText>
        </w:r>
        <w:r w:rsidRPr="00673E0B" w:rsidDel="00584EA6">
          <w:delText xml:space="preserve"> = 0.5</w:delText>
        </w:r>
        <w:r w:rsidR="00F27A53" w:rsidDel="00584EA6">
          <w:delText>956</w:delText>
        </w:r>
        <w:r w:rsidRPr="00673E0B" w:rsidDel="00584EA6">
          <w:delText xml:space="preserve"> </w:delText>
        </w:r>
        <w:r w:rsidR="00AC26C0" w:rsidDel="00584EA6">
          <w:delText>-</w:delText>
        </w:r>
        <w:r w:rsidRPr="00673E0B" w:rsidDel="00584EA6">
          <w:delText xml:space="preserve"> 0.000</w:delText>
        </w:r>
        <w:r w:rsidR="00F1132D" w:rsidDel="00584EA6">
          <w:delText>8</w:delText>
        </w:r>
        <w:r w:rsidRPr="00673E0B" w:rsidDel="00584EA6">
          <w:rPr>
            <w:i/>
            <w:iCs/>
          </w:rPr>
          <w:delText>x</w:delText>
        </w:r>
        <w:r w:rsidRPr="00673E0B" w:rsidDel="00584EA6">
          <w:delText>).</w:delText>
        </w:r>
        <w:r w:rsidDel="00584EA6">
          <w:delText xml:space="preserve"> </w:delText>
        </w:r>
      </w:del>
      <w:r w:rsidR="00EC0BBD" w:rsidRPr="00EC0BBD">
        <w:t>Regressions were fitted using untransformed node counts.</w:t>
      </w:r>
      <w:r w:rsidR="00EC0BBD">
        <w:t xml:space="preserve"> </w:t>
      </w:r>
      <w:r>
        <w:t>Regression lines are not shown here as the x-axes are in log scale.</w:t>
      </w:r>
    </w:p>
    <w:bookmarkEnd w:id="68"/>
    <w:p w14:paraId="4A9F9CB3" w14:textId="64FF3574" w:rsidR="00FB5D81" w:rsidRPr="0026702D" w:rsidRDefault="00FB5D81" w:rsidP="0026702D">
      <w:pPr>
        <w:rPr>
          <w:rStyle w:val="Strong"/>
          <w:b w:val="0"/>
          <w:bCs w:val="0"/>
        </w:rPr>
      </w:pPr>
    </w:p>
    <w:p w14:paraId="64DECC60" w14:textId="7C22BBBB" w:rsidR="00395806" w:rsidRPr="003643A3" w:rsidRDefault="00395806" w:rsidP="00395806">
      <w:pPr>
        <w:spacing w:after="160" w:line="278" w:lineRule="auto"/>
        <w:jc w:val="left"/>
        <w:rPr>
          <w:rStyle w:val="Strong"/>
        </w:rPr>
      </w:pPr>
      <w:r>
        <w:rPr>
          <w:rStyle w:val="Strong"/>
        </w:rPr>
        <w:br w:type="page"/>
      </w:r>
    </w:p>
    <w:p w14:paraId="1F3E3CFD" w14:textId="70C646CD" w:rsidR="000328FE" w:rsidRPr="003643A3" w:rsidRDefault="005A5A25" w:rsidP="00AA3547">
      <w:del w:id="71" w:author="Jorge Eduardo Castro Cruces" w:date="2026-08-08T13:29:00Z" w16du:dateUtc="2026-08-08T12:29:00Z">
        <w:r w:rsidRPr="005A5A25" w:rsidDel="00634E11">
          <w:rPr>
            <w:noProof/>
          </w:rPr>
          <w:lastRenderedPageBreak/>
          <w:drawing>
            <wp:inline distT="0" distB="0" distL="0" distR="0" wp14:anchorId="702079E9" wp14:editId="3D73D5CE">
              <wp:extent cx="6109335" cy="5789295"/>
              <wp:effectExtent l="0" t="0" r="0" b="1905"/>
              <wp:docPr id="159932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24454" name=""/>
                      <pic:cNvPicPr/>
                    </pic:nvPicPr>
                    <pic:blipFill>
                      <a:blip r:embed="rId24"/>
                      <a:stretch>
                        <a:fillRect/>
                      </a:stretch>
                    </pic:blipFill>
                    <pic:spPr>
                      <a:xfrm>
                        <a:off x="0" y="0"/>
                        <a:ext cx="6109335" cy="5789295"/>
                      </a:xfrm>
                      <a:prstGeom prst="rect">
                        <a:avLst/>
                      </a:prstGeom>
                    </pic:spPr>
                  </pic:pic>
                </a:graphicData>
              </a:graphic>
            </wp:inline>
          </w:drawing>
        </w:r>
      </w:del>
      <w:ins w:id="72" w:author="Jorge Eduardo Castro Cruces" w:date="2026-08-08T13:29:00Z" w16du:dateUtc="2026-08-08T12:29:00Z">
        <w:r w:rsidR="00634E11" w:rsidRPr="008340C3">
          <w:rPr>
            <w:noProof/>
          </w:rPr>
          <w:drawing>
            <wp:inline distT="0" distB="0" distL="0" distR="0" wp14:anchorId="0197172C" wp14:editId="004B4590">
              <wp:extent cx="6109335" cy="5789295"/>
              <wp:effectExtent l="0" t="0" r="0" b="1905"/>
              <wp:docPr id="543766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66666" name=""/>
                      <pic:cNvPicPr/>
                    </pic:nvPicPr>
                    <pic:blipFill>
                      <a:blip r:embed="rId25"/>
                      <a:stretch>
                        <a:fillRect/>
                      </a:stretch>
                    </pic:blipFill>
                    <pic:spPr>
                      <a:xfrm>
                        <a:off x="0" y="0"/>
                        <a:ext cx="6109335" cy="5789295"/>
                      </a:xfrm>
                      <a:prstGeom prst="rect">
                        <a:avLst/>
                      </a:prstGeom>
                    </pic:spPr>
                  </pic:pic>
                </a:graphicData>
              </a:graphic>
            </wp:inline>
          </w:drawing>
        </w:r>
      </w:ins>
    </w:p>
    <w:p w14:paraId="381EB3CF" w14:textId="77777777" w:rsidR="00A519D3" w:rsidRDefault="00A519D3" w:rsidP="00AA3547">
      <w:pPr>
        <w:rPr>
          <w:rStyle w:val="Strong"/>
          <w:color w:val="000000" w:themeColor="text1"/>
        </w:rPr>
      </w:pPr>
      <w:bookmarkStart w:id="73" w:name="OLE_LINK51"/>
      <w:bookmarkStart w:id="74" w:name="OLE_LINK52"/>
      <w:bookmarkStart w:id="75" w:name="OLE_LINK53"/>
    </w:p>
    <w:p w14:paraId="55F208E8" w14:textId="0859B495" w:rsidR="001D5B83" w:rsidRPr="00C814B4" w:rsidRDefault="000328FE" w:rsidP="001D5B83">
      <w:bookmarkStart w:id="76" w:name="OLE_LINK1"/>
      <w:r w:rsidRPr="00C814B4">
        <w:rPr>
          <w:rStyle w:val="Strong"/>
          <w:color w:val="000000" w:themeColor="text1"/>
        </w:rPr>
        <w:t xml:space="preserve">Supplementary Figure </w:t>
      </w:r>
      <w:r w:rsidR="00FB5D81">
        <w:rPr>
          <w:rStyle w:val="Strong"/>
          <w:color w:val="000000" w:themeColor="text1"/>
        </w:rPr>
        <w:t>6</w:t>
      </w:r>
      <w:r w:rsidRPr="00C814B4">
        <w:rPr>
          <w:b/>
          <w:bCs/>
          <w:color w:val="000000" w:themeColor="text1"/>
        </w:rPr>
        <w:t xml:space="preserve">. </w:t>
      </w:r>
      <w:bookmarkStart w:id="77" w:name="OLE_LINK55"/>
      <w:r w:rsidR="000F60E3" w:rsidRPr="00C814B4">
        <w:rPr>
          <w:b/>
          <w:bCs/>
        </w:rPr>
        <w:t>Predictive performance across empirical food-web connectance</w:t>
      </w:r>
      <w:bookmarkEnd w:id="77"/>
      <w:r w:rsidRPr="00C814B4">
        <w:rPr>
          <w:b/>
          <w:bCs/>
        </w:rPr>
        <w:t>.</w:t>
      </w:r>
      <w:r w:rsidRPr="00C814B4">
        <w:t xml:space="preserve"> </w:t>
      </w:r>
      <w:r w:rsidR="00454916" w:rsidRPr="00C814B4">
        <w:rPr>
          <w:rStyle w:val="Strong"/>
        </w:rPr>
        <w:t>a–</w:t>
      </w:r>
      <w:r w:rsidR="00260505">
        <w:rPr>
          <w:rStyle w:val="Strong"/>
        </w:rPr>
        <w:t>g</w:t>
      </w:r>
      <w:r w:rsidR="00454916" w:rsidRPr="00C814B4">
        <w:t xml:space="preserve"> Performance is reported for ROC-AUC (</w:t>
      </w:r>
      <w:r w:rsidR="00454916" w:rsidRPr="00C814B4">
        <w:rPr>
          <w:b/>
          <w:bCs/>
        </w:rPr>
        <w:t>a</w:t>
      </w:r>
      <w:r w:rsidR="00454916" w:rsidRPr="00C814B4">
        <w:t>), PR-AUC (</w:t>
      </w:r>
      <w:r w:rsidR="00454916" w:rsidRPr="00C814B4">
        <w:rPr>
          <w:b/>
          <w:bCs/>
        </w:rPr>
        <w:t>b</w:t>
      </w:r>
      <w:r w:rsidR="00454916" w:rsidRPr="00C814B4">
        <w:t>), F1 (</w:t>
      </w:r>
      <w:r w:rsidR="00454916" w:rsidRPr="00C814B4">
        <w:rPr>
          <w:b/>
          <w:bCs/>
        </w:rPr>
        <w:t>c</w:t>
      </w:r>
      <w:r w:rsidR="00454916" w:rsidRPr="00C814B4">
        <w:t>), MCC (</w:t>
      </w:r>
      <w:r w:rsidR="00454916" w:rsidRPr="00C814B4">
        <w:rPr>
          <w:b/>
          <w:bCs/>
        </w:rPr>
        <w:t>d</w:t>
      </w:r>
      <w:r w:rsidR="00454916" w:rsidRPr="00C814B4">
        <w:t>), Precision (</w:t>
      </w:r>
      <w:r w:rsidR="00454916" w:rsidRPr="00C814B4">
        <w:rPr>
          <w:b/>
          <w:bCs/>
        </w:rPr>
        <w:t>e</w:t>
      </w:r>
      <w:r w:rsidR="00454916" w:rsidRPr="00C814B4">
        <w:t>), Recall (</w:t>
      </w:r>
      <w:r w:rsidR="00454916" w:rsidRPr="00C814B4">
        <w:rPr>
          <w:b/>
          <w:bCs/>
        </w:rPr>
        <w:t>f)</w:t>
      </w:r>
      <w:r w:rsidR="00C268A8">
        <w:t xml:space="preserve"> and</w:t>
      </w:r>
      <w:r w:rsidR="00454916" w:rsidRPr="00C814B4">
        <w:t xml:space="preserve"> TSS (</w:t>
      </w:r>
      <w:r w:rsidR="00454916" w:rsidRPr="00C814B4">
        <w:rPr>
          <w:b/>
          <w:bCs/>
        </w:rPr>
        <w:t>g</w:t>
      </w:r>
      <w:r w:rsidR="00454916" w:rsidRPr="00C814B4">
        <w:t>)</w:t>
      </w:r>
      <w:r w:rsidR="00C268A8">
        <w:t xml:space="preserve"> </w:t>
      </w:r>
      <w:r w:rsidR="00454916" w:rsidRPr="00C814B4">
        <w:t>against connectance for all food webs in lakes (</w:t>
      </w:r>
      <w:r w:rsidR="002339B3">
        <w:t>circles</w:t>
      </w:r>
      <w:r w:rsidR="00454916" w:rsidRPr="00C814B4">
        <w:t xml:space="preserve">), streams (squares), marine (diamonds), terrestrial above- (triangles) and below-ground (inverted triangles). </w:t>
      </w:r>
      <w:bookmarkEnd w:id="73"/>
      <w:r w:rsidR="00C814B4" w:rsidRPr="00C814B4">
        <w:t xml:space="preserve">The training ratio was 90%, and for each metric, the mean result over </w:t>
      </w:r>
      <w:r>
        <w:rPr>
          <w:color w:val="FF0000"/>
        </w:rPr>
        <w:t xml:space="preserve">at least 25 retained runs from </w:t>
      </w:r>
      <w:r w:rsidR="007C56BC">
        <w:t xml:space="preserve">5</w:t>
      </w:r>
      <w:r w:rsidR="00C814B4" w:rsidRPr="00C814B4">
        <w:t xml:space="preserve">0 </w:t>
      </w:r>
      <w:r>
        <w:rPr>
          <w:color w:val="FF0000"/>
        </w:rPr>
        <w:t xml:space="preserve">repetitions, after metric-specific Tukey filtering at classification threshold 0.5, is reported</w:t>
      </w:r>
      <w:r>
        <w:rPr/>
        <w:t xml:space="preserve"> for each web</w:t>
      </w:r>
      <w:r>
        <w:rPr/>
        <w:t xml:space="preserve">.</w:t>
      </w:r>
      <w:r w:rsidR="00E0019D" w:rsidRPr="00C814B4">
        <w:t xml:space="preserve"> </w:t>
      </w:r>
      <w:r w:rsidR="00056C24" w:rsidRPr="00C814B4">
        <w:t xml:space="preserve">Connectance was found to have no significant effect on </w:t>
      </w:r>
      <w:ins w:id="78" w:author="Jorge Eduardo Castro Cruces" w:date="2026-08-08T13:31:00Z" w16du:dateUtc="2026-08-08T12:31:00Z">
        <w:r w:rsidR="0016667C" w:rsidRPr="0074785D">
          <w:t>ROC-AUC (</w:t>
        </w:r>
        <w:r w:rsidR="0016667C" w:rsidRPr="00C814B4">
          <w:rPr>
            <w:i/>
            <w:iCs/>
          </w:rPr>
          <w:t>F</w:t>
        </w:r>
        <w:r w:rsidR="0016667C" w:rsidRPr="00C814B4">
          <w:rPr>
            <w:i/>
            <w:iCs/>
            <w:vertAlign w:val="subscript"/>
          </w:rPr>
          <w:t>1,288</w:t>
        </w:r>
        <w:r w:rsidR="0016667C" w:rsidRPr="00C814B4">
          <w:rPr>
            <w:vertAlign w:val="subscript"/>
          </w:rPr>
          <w:t xml:space="preserve"> </w:t>
        </w:r>
        <w:r w:rsidR="0016667C" w:rsidRPr="0074785D">
          <w:t xml:space="preserve">= 0.2306, </w:t>
        </w:r>
        <w:r w:rsidR="0016667C" w:rsidRPr="005046D7">
          <w:rPr>
            <w:i/>
            <w:iCs/>
          </w:rPr>
          <w:t>P</w:t>
        </w:r>
        <w:r w:rsidR="0016667C" w:rsidRPr="0074785D">
          <w:t xml:space="preserve"> = 0.6314, </w:t>
        </w:r>
        <w:r w:rsidR="0016667C" w:rsidRPr="00C814B4">
          <w:rPr>
            <w:i/>
            <w:iCs/>
          </w:rPr>
          <w:t>r</w:t>
        </w:r>
        <w:r w:rsidR="0016667C" w:rsidRPr="00C814B4">
          <w:rPr>
            <w:i/>
            <w:iCs/>
            <w:vertAlign w:val="superscript"/>
          </w:rPr>
          <w:t>2</w:t>
        </w:r>
        <w:r w:rsidR="0016667C" w:rsidRPr="0074785D">
          <w:t xml:space="preserve"> = 0.0008; </w:t>
        </w:r>
        <w:r w:rsidR="0016667C" w:rsidRPr="005046D7">
          <w:rPr>
            <w:i/>
            <w:iCs/>
          </w:rPr>
          <w:t>y</w:t>
        </w:r>
        <w:r w:rsidR="0016667C" w:rsidRPr="0074785D">
          <w:t xml:space="preserve"> = 0.8873 - 0.0617x), PR-AUC (</w:t>
        </w:r>
        <w:r w:rsidR="0016667C" w:rsidRPr="00C814B4">
          <w:rPr>
            <w:i/>
            <w:iCs/>
          </w:rPr>
          <w:t>F</w:t>
        </w:r>
        <w:r w:rsidR="0016667C" w:rsidRPr="00C814B4">
          <w:rPr>
            <w:i/>
            <w:iCs/>
            <w:vertAlign w:val="subscript"/>
          </w:rPr>
          <w:t>1,288</w:t>
        </w:r>
        <w:r w:rsidR="0016667C" w:rsidRPr="00C814B4">
          <w:rPr>
            <w:vertAlign w:val="subscript"/>
          </w:rPr>
          <w:t xml:space="preserve"> </w:t>
        </w:r>
        <w:r w:rsidR="0016667C" w:rsidRPr="0074785D">
          <w:t xml:space="preserve">= 2.4072, </w:t>
        </w:r>
        <w:r w:rsidR="0016667C" w:rsidRPr="0074785D">
          <w:rPr>
            <w:i/>
            <w:iCs/>
          </w:rPr>
          <w:t>P</w:t>
        </w:r>
        <w:r w:rsidR="0016667C" w:rsidRPr="0074785D">
          <w:t xml:space="preserve"> = 0.1219, </w:t>
        </w:r>
        <w:r w:rsidR="0016667C" w:rsidRPr="00C814B4">
          <w:rPr>
            <w:i/>
            <w:iCs/>
          </w:rPr>
          <w:t>r</w:t>
        </w:r>
        <w:r w:rsidR="0016667C" w:rsidRPr="00C814B4">
          <w:rPr>
            <w:i/>
            <w:iCs/>
            <w:vertAlign w:val="superscript"/>
          </w:rPr>
          <w:t>2</w:t>
        </w:r>
        <w:r w:rsidR="0016667C" w:rsidRPr="0074785D">
          <w:t xml:space="preserve"> = 0.0083; </w:t>
        </w:r>
        <w:r w:rsidR="0016667C" w:rsidRPr="005046D7">
          <w:rPr>
            <w:i/>
            <w:iCs/>
          </w:rPr>
          <w:t>y</w:t>
        </w:r>
        <w:r w:rsidR="0016667C" w:rsidRPr="0074785D">
          <w:t xml:space="preserve"> = 0.4597 + 0.3176x), F1 (</w:t>
        </w:r>
        <w:r w:rsidR="0016667C" w:rsidRPr="00C814B4">
          <w:rPr>
            <w:i/>
            <w:iCs/>
          </w:rPr>
          <w:t>F</w:t>
        </w:r>
        <w:r w:rsidR="0016667C" w:rsidRPr="00C814B4">
          <w:rPr>
            <w:i/>
            <w:iCs/>
            <w:vertAlign w:val="subscript"/>
          </w:rPr>
          <w:t>1,288</w:t>
        </w:r>
        <w:r w:rsidR="0016667C" w:rsidRPr="00C814B4">
          <w:rPr>
            <w:vertAlign w:val="subscript"/>
          </w:rPr>
          <w:t xml:space="preserve"> </w:t>
        </w:r>
        <w:r w:rsidR="0016667C" w:rsidRPr="0074785D">
          <w:t xml:space="preserve">= 0.1726, </w:t>
        </w:r>
        <w:r w:rsidR="0016667C" w:rsidRPr="0074785D">
          <w:rPr>
            <w:i/>
            <w:iCs/>
          </w:rPr>
          <w:t>P</w:t>
        </w:r>
        <w:r w:rsidR="0016667C" w:rsidRPr="0074785D">
          <w:t xml:space="preserve"> = 0.6781, </w:t>
        </w:r>
        <w:r w:rsidR="0016667C" w:rsidRPr="00C814B4">
          <w:rPr>
            <w:i/>
            <w:iCs/>
          </w:rPr>
          <w:t>r</w:t>
        </w:r>
        <w:r w:rsidR="0016667C" w:rsidRPr="00C814B4">
          <w:rPr>
            <w:i/>
            <w:iCs/>
            <w:vertAlign w:val="superscript"/>
          </w:rPr>
          <w:t>2</w:t>
        </w:r>
        <w:r w:rsidR="0016667C" w:rsidRPr="0074785D">
          <w:t xml:space="preserve"> = 0.0006; </w:t>
        </w:r>
        <w:r w:rsidR="0016667C" w:rsidRPr="005046D7">
          <w:rPr>
            <w:i/>
            <w:iCs/>
          </w:rPr>
          <w:t>y</w:t>
        </w:r>
        <w:r w:rsidR="0016667C" w:rsidRPr="0074785D">
          <w:t xml:space="preserve"> = 0.6502 + 0.1091x) and MCC (</w:t>
        </w:r>
        <w:r w:rsidR="0016667C" w:rsidRPr="00C814B4">
          <w:rPr>
            <w:i/>
            <w:iCs/>
          </w:rPr>
          <w:t>F</w:t>
        </w:r>
        <w:r w:rsidR="0016667C" w:rsidRPr="00C814B4">
          <w:rPr>
            <w:i/>
            <w:iCs/>
            <w:vertAlign w:val="subscript"/>
          </w:rPr>
          <w:t>1,288</w:t>
        </w:r>
        <w:r w:rsidR="0016667C" w:rsidRPr="00C814B4">
          <w:rPr>
            <w:vertAlign w:val="subscript"/>
          </w:rPr>
          <w:t xml:space="preserve"> </w:t>
        </w:r>
        <w:r w:rsidR="0016667C" w:rsidRPr="0074785D">
          <w:t xml:space="preserve">= 1.1600, </w:t>
        </w:r>
        <w:r w:rsidR="0016667C" w:rsidRPr="0074785D">
          <w:rPr>
            <w:i/>
            <w:iCs/>
          </w:rPr>
          <w:t>P</w:t>
        </w:r>
        <w:r w:rsidR="0016667C" w:rsidRPr="0074785D">
          <w:t xml:space="preserve"> = 0.2824, </w:t>
        </w:r>
        <w:r w:rsidR="0016667C" w:rsidRPr="00C814B4">
          <w:rPr>
            <w:i/>
            <w:iCs/>
          </w:rPr>
          <w:t>r</w:t>
        </w:r>
        <w:r w:rsidR="0016667C" w:rsidRPr="00C814B4">
          <w:rPr>
            <w:i/>
            <w:iCs/>
            <w:vertAlign w:val="superscript"/>
          </w:rPr>
          <w:t>2</w:t>
        </w:r>
        <w:r w:rsidR="0016667C" w:rsidRPr="0074785D">
          <w:t xml:space="preserve"> = 0.0040; </w:t>
        </w:r>
        <w:r w:rsidR="0016667C" w:rsidRPr="005046D7">
          <w:rPr>
            <w:i/>
            <w:iCs/>
          </w:rPr>
          <w:t>y</w:t>
        </w:r>
        <w:r w:rsidR="0016667C" w:rsidRPr="0074785D">
          <w:t xml:space="preserve"> = 0.6582 - 0.2723x). Connectance showed a weak association with Precision (</w:t>
        </w:r>
        <w:r w:rsidR="0016667C" w:rsidRPr="00C814B4">
          <w:rPr>
            <w:i/>
            <w:iCs/>
          </w:rPr>
          <w:t>F</w:t>
        </w:r>
        <w:r w:rsidR="0016667C" w:rsidRPr="00C814B4">
          <w:rPr>
            <w:i/>
            <w:iCs/>
            <w:vertAlign w:val="subscript"/>
          </w:rPr>
          <w:t>1,288</w:t>
        </w:r>
        <w:r w:rsidR="0016667C" w:rsidRPr="00C814B4">
          <w:rPr>
            <w:vertAlign w:val="subscript"/>
          </w:rPr>
          <w:t xml:space="preserve"> </w:t>
        </w:r>
        <w:r w:rsidR="0016667C" w:rsidRPr="0074785D">
          <w:t xml:space="preserve">= 13.8700, </w:t>
        </w:r>
        <w:r w:rsidR="0016667C" w:rsidRPr="0074785D">
          <w:rPr>
            <w:i/>
            <w:iCs/>
          </w:rPr>
          <w:t>P</w:t>
        </w:r>
        <w:r w:rsidR="0016667C" w:rsidRPr="0074785D">
          <w:t xml:space="preserve"> = 0.0002, </w:t>
        </w:r>
        <w:r w:rsidR="0016667C" w:rsidRPr="00C814B4">
          <w:rPr>
            <w:i/>
            <w:iCs/>
          </w:rPr>
          <w:t>r</w:t>
        </w:r>
        <w:r w:rsidR="0016667C" w:rsidRPr="00C814B4">
          <w:rPr>
            <w:i/>
            <w:iCs/>
            <w:vertAlign w:val="superscript"/>
          </w:rPr>
          <w:t>2</w:t>
        </w:r>
        <w:r w:rsidR="0016667C" w:rsidRPr="0074785D">
          <w:t xml:space="preserve"> = 0.0459; </w:t>
        </w:r>
        <w:r w:rsidR="0016667C" w:rsidRPr="005046D7">
          <w:rPr>
            <w:i/>
            <w:iCs/>
          </w:rPr>
          <w:t>y</w:t>
        </w:r>
        <w:r w:rsidR="0016667C" w:rsidRPr="0074785D">
          <w:t xml:space="preserve"> = 0.9908 - 0.6286x), while no significant effects were found for Recall (</w:t>
        </w:r>
        <w:r w:rsidR="0016667C" w:rsidRPr="00C814B4">
          <w:rPr>
            <w:i/>
            <w:iCs/>
          </w:rPr>
          <w:t>F</w:t>
        </w:r>
        <w:r w:rsidR="0016667C" w:rsidRPr="00C814B4">
          <w:rPr>
            <w:i/>
            <w:iCs/>
            <w:vertAlign w:val="subscript"/>
          </w:rPr>
          <w:t>1,288</w:t>
        </w:r>
        <w:r w:rsidR="0016667C" w:rsidRPr="00C814B4">
          <w:rPr>
            <w:vertAlign w:val="subscript"/>
          </w:rPr>
          <w:t xml:space="preserve"> </w:t>
        </w:r>
        <w:r w:rsidR="0016667C" w:rsidRPr="0074785D">
          <w:t xml:space="preserve">= 1.5282, </w:t>
        </w:r>
        <w:r w:rsidR="0016667C" w:rsidRPr="0074785D">
          <w:rPr>
            <w:i/>
            <w:iCs/>
          </w:rPr>
          <w:t>P</w:t>
        </w:r>
        <w:r w:rsidR="0016667C" w:rsidRPr="0074785D">
          <w:t xml:space="preserve"> = 0.2174, </w:t>
        </w:r>
        <w:r w:rsidR="0016667C" w:rsidRPr="00C814B4">
          <w:rPr>
            <w:i/>
            <w:iCs/>
          </w:rPr>
          <w:t>r</w:t>
        </w:r>
        <w:r w:rsidR="0016667C" w:rsidRPr="00C814B4">
          <w:rPr>
            <w:i/>
            <w:iCs/>
            <w:vertAlign w:val="superscript"/>
          </w:rPr>
          <w:t>2</w:t>
        </w:r>
        <w:r w:rsidR="0016667C" w:rsidRPr="0074785D">
          <w:t xml:space="preserve"> = 0.0053; </w:t>
        </w:r>
        <w:r w:rsidR="0016667C" w:rsidRPr="001D3561">
          <w:rPr>
            <w:i/>
            <w:iCs/>
          </w:rPr>
          <w:t>y</w:t>
        </w:r>
        <w:r w:rsidR="0016667C" w:rsidRPr="0074785D">
          <w:t xml:space="preserve"> = 0.5326 + 0.3649x) and TSS (</w:t>
        </w:r>
        <w:r w:rsidR="0016667C" w:rsidRPr="00C814B4">
          <w:rPr>
            <w:i/>
            <w:iCs/>
          </w:rPr>
          <w:t>F</w:t>
        </w:r>
        <w:r w:rsidR="0016667C" w:rsidRPr="00C814B4">
          <w:rPr>
            <w:i/>
            <w:iCs/>
            <w:vertAlign w:val="subscript"/>
          </w:rPr>
          <w:t>1,288</w:t>
        </w:r>
        <w:r w:rsidR="0016667C" w:rsidRPr="00C814B4">
          <w:rPr>
            <w:vertAlign w:val="subscript"/>
          </w:rPr>
          <w:t xml:space="preserve"> </w:t>
        </w:r>
        <w:r w:rsidR="0016667C" w:rsidRPr="0074785D">
          <w:t xml:space="preserve">= 0.1477, </w:t>
        </w:r>
        <w:r w:rsidR="0016667C" w:rsidRPr="0074785D">
          <w:rPr>
            <w:i/>
            <w:iCs/>
          </w:rPr>
          <w:t>P</w:t>
        </w:r>
        <w:r w:rsidR="0016667C" w:rsidRPr="0074785D">
          <w:t xml:space="preserve"> = 0.7010, </w:t>
        </w:r>
        <w:r w:rsidR="0016667C" w:rsidRPr="00C814B4">
          <w:rPr>
            <w:i/>
            <w:iCs/>
          </w:rPr>
          <w:t>r</w:t>
        </w:r>
        <w:r w:rsidR="0016667C" w:rsidRPr="00C814B4">
          <w:rPr>
            <w:i/>
            <w:iCs/>
            <w:vertAlign w:val="superscript"/>
          </w:rPr>
          <w:t>2</w:t>
        </w:r>
        <w:r w:rsidR="0016667C" w:rsidRPr="0074785D">
          <w:t xml:space="preserve"> = 0.0005; </w:t>
        </w:r>
        <w:r w:rsidR="0016667C" w:rsidRPr="001D3561">
          <w:rPr>
            <w:i/>
            <w:iCs/>
          </w:rPr>
          <w:t>y</w:t>
        </w:r>
        <w:r w:rsidR="0016667C" w:rsidRPr="0074785D">
          <w:t xml:space="preserve"> = 0.5600 - 0.1129x).</w:t>
        </w:r>
      </w:ins>
      <w:del w:id="79" w:author="Jorge Eduardo Castro Cruces" w:date="2026-08-08T13:31:00Z" w16du:dateUtc="2026-08-08T12:31:00Z">
        <w:r w:rsidR="00056C24" w:rsidRPr="00C814B4" w:rsidDel="0016667C">
          <w:delText>ROC-AUC (</w:delText>
        </w:r>
        <w:bookmarkStart w:id="80" w:name="OLE_LINK11"/>
        <w:r w:rsidR="00056C24" w:rsidRPr="00C814B4" w:rsidDel="0016667C">
          <w:rPr>
            <w:i/>
            <w:iCs/>
          </w:rPr>
          <w:delText>F</w:delText>
        </w:r>
        <w:r w:rsidR="00056C24" w:rsidRPr="00F758CF" w:rsidDel="0016667C">
          <w:rPr>
            <w:i/>
            <w:iCs/>
            <w:vertAlign w:val="subscript"/>
          </w:rPr>
          <w:delText>1,288</w:delText>
        </w:r>
        <w:r w:rsidR="00056C24" w:rsidRPr="00C814B4" w:rsidDel="0016667C">
          <w:rPr>
            <w:vertAlign w:val="subscript"/>
          </w:rPr>
          <w:delText xml:space="preserve"> </w:delText>
        </w:r>
        <w:bookmarkEnd w:id="80"/>
        <w:r w:rsidR="00056C24" w:rsidRPr="00C814B4" w:rsidDel="0016667C">
          <w:delText xml:space="preserve">= </w:delText>
        </w:r>
        <w:r w:rsidR="003E0CDD" w:rsidDel="0016667C">
          <w:delText>0</w:delText>
        </w:r>
        <w:r w:rsidR="00056C24" w:rsidRPr="00C814B4" w:rsidDel="0016667C">
          <w:delText>.</w:delText>
        </w:r>
        <w:r w:rsidR="003E0CDD" w:rsidRPr="00EA2043" w:rsidDel="0016667C">
          <w:delText>3293</w:delText>
        </w:r>
        <w:r w:rsidR="00056C24" w:rsidRPr="00C814B4" w:rsidDel="0016667C">
          <w:delText xml:space="preserve">, </w:delText>
        </w:r>
        <w:r w:rsidR="00056C24" w:rsidRPr="00C814B4" w:rsidDel="0016667C">
          <w:rPr>
            <w:i/>
            <w:iCs/>
          </w:rPr>
          <w:delText>P</w:delText>
        </w:r>
        <w:r w:rsidR="00056C24" w:rsidRPr="00C814B4" w:rsidDel="0016667C">
          <w:delText xml:space="preserve"> = 0.</w:delText>
        </w:r>
        <w:r w:rsidR="00562310" w:rsidRPr="00EA2043" w:rsidDel="0016667C">
          <w:delText>5665</w:delText>
        </w:r>
        <w:r w:rsidR="00056C24" w:rsidRPr="00C814B4" w:rsidDel="0016667C">
          <w:delText xml:space="preserve">, </w:delText>
        </w:r>
        <w:r w:rsidR="00056C24" w:rsidRPr="00C814B4" w:rsidDel="0016667C">
          <w:rPr>
            <w:i/>
            <w:iCs/>
          </w:rPr>
          <w:delText>r</w:delText>
        </w:r>
        <w:r w:rsidR="00056C24" w:rsidRPr="00F758CF" w:rsidDel="0016667C">
          <w:rPr>
            <w:i/>
            <w:iCs/>
            <w:vertAlign w:val="superscript"/>
          </w:rPr>
          <w:delText>2</w:delText>
        </w:r>
        <w:r w:rsidR="00056C24" w:rsidRPr="00C814B4" w:rsidDel="0016667C">
          <w:delText xml:space="preserve"> = 0.</w:delText>
        </w:r>
        <w:r w:rsidR="00562310" w:rsidRPr="00EA2043" w:rsidDel="0016667C">
          <w:delText>0011</w:delText>
        </w:r>
        <w:r w:rsidR="00056C24" w:rsidRPr="00C814B4" w:rsidDel="0016667C">
          <w:delText xml:space="preserve">; </w:delText>
        </w:r>
        <w:r w:rsidR="00056C24" w:rsidRPr="00C814B4" w:rsidDel="0016667C">
          <w:rPr>
            <w:i/>
            <w:iCs/>
          </w:rPr>
          <w:delText>y</w:delText>
        </w:r>
        <w:r w:rsidR="00056C24" w:rsidRPr="00C814B4" w:rsidDel="0016667C">
          <w:delText xml:space="preserve"> = 0.</w:delText>
        </w:r>
        <w:r w:rsidR="001B5C9E" w:rsidRPr="00EA2043" w:rsidDel="0016667C">
          <w:delText>8840</w:delText>
        </w:r>
        <w:r w:rsidR="00521873" w:rsidDel="0016667C">
          <w:delText xml:space="preserve"> </w:delText>
        </w:r>
        <w:r w:rsidR="00056C24" w:rsidRPr="00C814B4" w:rsidDel="0016667C">
          <w:delText>- 0.</w:delText>
        </w:r>
        <w:r w:rsidR="006D11DC" w:rsidRPr="00EA2043" w:rsidDel="0016667C">
          <w:delText>0782x</w:delText>
        </w:r>
        <w:r w:rsidR="00056C24" w:rsidRPr="00C814B4" w:rsidDel="0016667C">
          <w:delText>)</w:delText>
        </w:r>
        <w:r w:rsidR="00F2767F" w:rsidDel="0016667C">
          <w:delText>,</w:delText>
        </w:r>
        <w:r w:rsidR="00056C24" w:rsidRPr="00C814B4" w:rsidDel="0016667C">
          <w:delText xml:space="preserve"> F1 (</w:delText>
        </w:r>
        <w:r w:rsidR="00056C24" w:rsidRPr="00C814B4" w:rsidDel="0016667C">
          <w:rPr>
            <w:i/>
            <w:iCs/>
          </w:rPr>
          <w:delText>F</w:delText>
        </w:r>
        <w:r w:rsidR="00056C24" w:rsidRPr="00C814B4" w:rsidDel="0016667C">
          <w:rPr>
            <w:i/>
            <w:iCs/>
            <w:vertAlign w:val="subscript"/>
          </w:rPr>
          <w:delText>1,288</w:delText>
        </w:r>
        <w:r w:rsidR="00056C24" w:rsidRPr="00C814B4" w:rsidDel="0016667C">
          <w:rPr>
            <w:vertAlign w:val="subscript"/>
          </w:rPr>
          <w:delText xml:space="preserve"> </w:delText>
        </w:r>
        <w:r w:rsidR="00056C24" w:rsidRPr="00C814B4" w:rsidDel="0016667C">
          <w:delText xml:space="preserve">= </w:delText>
        </w:r>
        <w:r w:rsidR="00452593" w:rsidRPr="00EA2043" w:rsidDel="0016667C">
          <w:delText>0.0038</w:delText>
        </w:r>
        <w:r w:rsidR="00056C24" w:rsidRPr="00C814B4" w:rsidDel="0016667C">
          <w:delText xml:space="preserve">, </w:delText>
        </w:r>
        <w:r w:rsidR="00056C24" w:rsidRPr="00C814B4" w:rsidDel="0016667C">
          <w:rPr>
            <w:i/>
            <w:iCs/>
          </w:rPr>
          <w:delText>P</w:delText>
        </w:r>
        <w:r w:rsidR="00056C24" w:rsidRPr="00C814B4" w:rsidDel="0016667C">
          <w:delText xml:space="preserve"> = </w:delText>
        </w:r>
        <w:r w:rsidR="00452593" w:rsidRPr="00EA2043" w:rsidDel="0016667C">
          <w:delText>0.9510</w:delText>
        </w:r>
        <w:r w:rsidR="00056C24" w:rsidRPr="00C814B4" w:rsidDel="0016667C">
          <w:delText xml:space="preserve">, </w:delText>
        </w:r>
        <w:r w:rsidR="00056C24" w:rsidRPr="00C814B4" w:rsidDel="0016667C">
          <w:rPr>
            <w:i/>
            <w:iCs/>
          </w:rPr>
          <w:delText>r</w:delText>
        </w:r>
        <w:r w:rsidR="00056C24" w:rsidRPr="00C814B4" w:rsidDel="0016667C">
          <w:rPr>
            <w:i/>
            <w:iCs/>
            <w:vertAlign w:val="superscript"/>
          </w:rPr>
          <w:delText>2</w:delText>
        </w:r>
        <w:r w:rsidR="00056C24" w:rsidRPr="00C814B4" w:rsidDel="0016667C">
          <w:rPr>
            <w:vertAlign w:val="superscript"/>
          </w:rPr>
          <w:delText xml:space="preserve"> </w:delText>
        </w:r>
        <w:r w:rsidR="00056C24" w:rsidRPr="00C814B4" w:rsidDel="0016667C">
          <w:delText xml:space="preserve">= </w:delText>
        </w:r>
        <w:r w:rsidR="00452593" w:rsidRPr="00EA2043" w:rsidDel="0016667C">
          <w:delText>0.0000</w:delText>
        </w:r>
        <w:r w:rsidR="00056C24" w:rsidRPr="00C814B4" w:rsidDel="0016667C">
          <w:delText xml:space="preserve">; </w:delText>
        </w:r>
        <w:r w:rsidR="00056C24" w:rsidRPr="00C814B4" w:rsidDel="0016667C">
          <w:rPr>
            <w:i/>
            <w:iCs/>
          </w:rPr>
          <w:delText>y</w:delText>
        </w:r>
        <w:r w:rsidR="00056C24" w:rsidRPr="00C814B4" w:rsidDel="0016667C">
          <w:delText xml:space="preserve"> = </w:delText>
        </w:r>
        <w:r w:rsidR="004A2599" w:rsidRPr="00EA2043" w:rsidDel="0016667C">
          <w:delText>0.6613</w:delText>
        </w:r>
        <w:r w:rsidR="004A2599" w:rsidDel="0016667C">
          <w:delText xml:space="preserve"> </w:delText>
        </w:r>
        <w:r w:rsidR="00056C24" w:rsidRPr="00C814B4" w:rsidDel="0016667C">
          <w:delText>-</w:delText>
        </w:r>
        <w:r w:rsidR="004A2599" w:rsidDel="0016667C">
          <w:delText xml:space="preserve"> </w:delText>
        </w:r>
        <w:r w:rsidR="004A2599" w:rsidRPr="00EA2043" w:rsidDel="0016667C">
          <w:delText>0.0169x</w:delText>
        </w:r>
        <w:r w:rsidR="00056C24" w:rsidRPr="00C814B4" w:rsidDel="0016667C">
          <w:delText>)</w:delText>
        </w:r>
        <w:r w:rsidR="00C814B4" w:rsidDel="0016667C">
          <w:delText>,</w:delText>
        </w:r>
        <w:r w:rsidR="00056C24" w:rsidRPr="00C814B4" w:rsidDel="0016667C">
          <w:delText xml:space="preserve"> MCC (</w:delText>
        </w:r>
        <w:r w:rsidR="00056C24" w:rsidRPr="00C814B4" w:rsidDel="0016667C">
          <w:rPr>
            <w:i/>
            <w:iCs/>
          </w:rPr>
          <w:delText>F</w:delText>
        </w:r>
        <w:r w:rsidR="00056C24" w:rsidRPr="00C814B4" w:rsidDel="0016667C">
          <w:rPr>
            <w:i/>
            <w:iCs/>
            <w:vertAlign w:val="subscript"/>
          </w:rPr>
          <w:delText>1,288</w:delText>
        </w:r>
        <w:r w:rsidR="00056C24" w:rsidRPr="00C814B4" w:rsidDel="0016667C">
          <w:rPr>
            <w:vertAlign w:val="subscript"/>
          </w:rPr>
          <w:delText xml:space="preserve"> </w:delText>
        </w:r>
        <w:r w:rsidR="00056C24" w:rsidRPr="00C814B4" w:rsidDel="0016667C">
          <w:delText xml:space="preserve">= </w:delText>
        </w:r>
        <w:r w:rsidR="004A2599" w:rsidRPr="00EA2043" w:rsidDel="0016667C">
          <w:delText>2.3080</w:delText>
        </w:r>
        <w:r w:rsidR="00056C24" w:rsidRPr="00C814B4" w:rsidDel="0016667C">
          <w:delText xml:space="preserve">, </w:delText>
        </w:r>
        <w:r w:rsidR="00056C24" w:rsidRPr="00C814B4" w:rsidDel="0016667C">
          <w:rPr>
            <w:i/>
            <w:iCs/>
          </w:rPr>
          <w:delText>P</w:delText>
        </w:r>
        <w:r w:rsidR="00056C24" w:rsidRPr="00C814B4" w:rsidDel="0016667C">
          <w:delText xml:space="preserve"> </w:delText>
        </w:r>
        <w:r w:rsidR="004A2599" w:rsidDel="0016667C">
          <w:delText xml:space="preserve">= </w:delText>
        </w:r>
        <w:r w:rsidR="004A2599" w:rsidRPr="00EA2043" w:rsidDel="0016667C">
          <w:delText>0.1298</w:delText>
        </w:r>
        <w:r w:rsidR="00056C24" w:rsidRPr="00C814B4" w:rsidDel="0016667C">
          <w:delText xml:space="preserve">, </w:delText>
        </w:r>
        <w:r w:rsidR="00056C24" w:rsidRPr="00C814B4" w:rsidDel="0016667C">
          <w:rPr>
            <w:i/>
            <w:iCs/>
          </w:rPr>
          <w:delText>r</w:delText>
        </w:r>
        <w:r w:rsidR="00056C24" w:rsidRPr="00C814B4" w:rsidDel="0016667C">
          <w:rPr>
            <w:i/>
            <w:iCs/>
            <w:vertAlign w:val="superscript"/>
          </w:rPr>
          <w:delText>2</w:delText>
        </w:r>
        <w:r w:rsidR="00056C24" w:rsidRPr="00C814B4" w:rsidDel="0016667C">
          <w:rPr>
            <w:vertAlign w:val="superscript"/>
          </w:rPr>
          <w:delText xml:space="preserve"> </w:delText>
        </w:r>
        <w:r w:rsidR="00056C24" w:rsidRPr="00C814B4" w:rsidDel="0016667C">
          <w:delText xml:space="preserve">= </w:delText>
        </w:r>
        <w:r w:rsidR="004A2599" w:rsidRPr="00EA2043" w:rsidDel="0016667C">
          <w:delText>0.0080</w:delText>
        </w:r>
        <w:r w:rsidR="00056C24" w:rsidRPr="00C814B4" w:rsidDel="0016667C">
          <w:delText xml:space="preserve">; </w:delText>
        </w:r>
        <w:r w:rsidR="00056C24" w:rsidRPr="00C814B4" w:rsidDel="0016667C">
          <w:rPr>
            <w:i/>
            <w:iCs/>
          </w:rPr>
          <w:delText>y</w:delText>
        </w:r>
        <w:r w:rsidR="00056C24" w:rsidRPr="00C814B4" w:rsidDel="0016667C">
          <w:delText xml:space="preserve"> = </w:delText>
        </w:r>
        <w:r w:rsidR="004A2599" w:rsidRPr="00EA2043" w:rsidDel="0016667C">
          <w:delText>0.6685</w:delText>
        </w:r>
        <w:r w:rsidR="004A2599" w:rsidDel="0016667C">
          <w:delText xml:space="preserve"> </w:delText>
        </w:r>
        <w:r w:rsidR="00056C24" w:rsidRPr="00C814B4" w:rsidDel="0016667C">
          <w:delText xml:space="preserve">- </w:delText>
        </w:r>
        <w:r w:rsidR="004A2599" w:rsidRPr="00EA2043" w:rsidDel="0016667C">
          <w:delText>0.4048x</w:delText>
        </w:r>
        <w:r w:rsidR="00056C24" w:rsidRPr="00C814B4" w:rsidDel="0016667C">
          <w:delText>)</w:delText>
        </w:r>
        <w:r w:rsidR="00C814B4" w:rsidDel="0016667C">
          <w:delText xml:space="preserve">, </w:delText>
        </w:r>
        <w:r w:rsidR="00056C24" w:rsidRPr="00C814B4" w:rsidDel="0016667C">
          <w:delText>Recall (</w:delText>
        </w:r>
        <w:r w:rsidR="00056C24" w:rsidRPr="00C814B4" w:rsidDel="0016667C">
          <w:rPr>
            <w:i/>
            <w:iCs/>
          </w:rPr>
          <w:delText>F</w:delText>
        </w:r>
        <w:r w:rsidR="00056C24" w:rsidRPr="00C814B4" w:rsidDel="0016667C">
          <w:rPr>
            <w:i/>
            <w:iCs/>
            <w:vertAlign w:val="subscript"/>
          </w:rPr>
          <w:delText>1,288</w:delText>
        </w:r>
        <w:r w:rsidR="00056C24" w:rsidRPr="00C814B4" w:rsidDel="0016667C">
          <w:rPr>
            <w:vertAlign w:val="subscript"/>
          </w:rPr>
          <w:delText xml:space="preserve"> </w:delText>
        </w:r>
        <w:r w:rsidR="00056C24" w:rsidRPr="00C814B4" w:rsidDel="0016667C">
          <w:delText xml:space="preserve">= </w:delText>
        </w:r>
        <w:r w:rsidR="00850A4A" w:rsidRPr="00EA2043" w:rsidDel="0016667C">
          <w:delText>0.5190</w:delText>
        </w:r>
        <w:r w:rsidR="00056C24" w:rsidRPr="00C814B4" w:rsidDel="0016667C">
          <w:delText xml:space="preserve">, </w:delText>
        </w:r>
        <w:r w:rsidR="00056C24" w:rsidRPr="00C814B4" w:rsidDel="0016667C">
          <w:rPr>
            <w:i/>
            <w:iCs/>
          </w:rPr>
          <w:delText>P</w:delText>
        </w:r>
        <w:r w:rsidR="00056C24" w:rsidRPr="00C814B4" w:rsidDel="0016667C">
          <w:delText xml:space="preserve"> </w:delText>
        </w:r>
        <w:r w:rsidR="00850A4A" w:rsidDel="0016667C">
          <w:delText xml:space="preserve">= </w:delText>
        </w:r>
        <w:r w:rsidR="00850A4A" w:rsidRPr="00EA2043" w:rsidDel="0016667C">
          <w:delText>0.4719</w:delText>
        </w:r>
        <w:r w:rsidR="00056C24" w:rsidRPr="00C814B4" w:rsidDel="0016667C">
          <w:delText xml:space="preserve">, </w:delText>
        </w:r>
        <w:r w:rsidR="00056C24" w:rsidRPr="00C814B4" w:rsidDel="0016667C">
          <w:rPr>
            <w:i/>
            <w:iCs/>
          </w:rPr>
          <w:delText>r</w:delText>
        </w:r>
        <w:r w:rsidR="00056C24" w:rsidRPr="00C814B4" w:rsidDel="0016667C">
          <w:rPr>
            <w:i/>
            <w:iCs/>
            <w:vertAlign w:val="superscript"/>
          </w:rPr>
          <w:delText>2</w:delText>
        </w:r>
        <w:r w:rsidR="00056C24" w:rsidRPr="00C814B4" w:rsidDel="0016667C">
          <w:rPr>
            <w:vertAlign w:val="superscript"/>
          </w:rPr>
          <w:delText xml:space="preserve"> </w:delText>
        </w:r>
        <w:r w:rsidR="00056C24" w:rsidRPr="00C814B4" w:rsidDel="0016667C">
          <w:delText xml:space="preserve">= </w:delText>
        </w:r>
        <w:r w:rsidR="00850A4A" w:rsidRPr="00EA2043" w:rsidDel="0016667C">
          <w:delText>0.0018</w:delText>
        </w:r>
        <w:r w:rsidR="00056C24" w:rsidRPr="00C814B4" w:rsidDel="0016667C">
          <w:delText xml:space="preserve">; </w:delText>
        </w:r>
        <w:r w:rsidR="00056C24" w:rsidRPr="00C814B4" w:rsidDel="0016667C">
          <w:rPr>
            <w:i/>
            <w:iCs/>
          </w:rPr>
          <w:delText>y</w:delText>
        </w:r>
        <w:r w:rsidR="00056C24" w:rsidRPr="00C814B4" w:rsidDel="0016667C">
          <w:delText xml:space="preserve"> = </w:delText>
        </w:r>
        <w:r w:rsidR="00850A4A" w:rsidRPr="00EA2043" w:rsidDel="0016667C">
          <w:delText>0.5497</w:delText>
        </w:r>
        <w:r w:rsidR="00850A4A" w:rsidDel="0016667C">
          <w:delText xml:space="preserve"> </w:delText>
        </w:r>
        <w:r w:rsidR="00F77D8F" w:rsidDel="0016667C">
          <w:delText xml:space="preserve">+ </w:delText>
        </w:r>
        <w:r w:rsidR="00F77D8F" w:rsidRPr="00EA2043" w:rsidDel="0016667C">
          <w:delText>0.2231x</w:delText>
        </w:r>
        <w:r w:rsidR="00056C24" w:rsidRPr="00C814B4" w:rsidDel="0016667C">
          <w:delText>) and TSS (</w:delText>
        </w:r>
        <w:r w:rsidR="00056C24" w:rsidRPr="00C814B4" w:rsidDel="0016667C">
          <w:rPr>
            <w:i/>
            <w:iCs/>
          </w:rPr>
          <w:delText>F</w:delText>
        </w:r>
        <w:r w:rsidR="00056C24" w:rsidRPr="00C814B4" w:rsidDel="0016667C">
          <w:rPr>
            <w:i/>
            <w:iCs/>
            <w:vertAlign w:val="subscript"/>
          </w:rPr>
          <w:delText>1,288</w:delText>
        </w:r>
        <w:r w:rsidR="00056C24" w:rsidRPr="00C814B4" w:rsidDel="0016667C">
          <w:rPr>
            <w:vertAlign w:val="subscript"/>
          </w:rPr>
          <w:delText xml:space="preserve"> </w:delText>
        </w:r>
        <w:r w:rsidR="00056C24" w:rsidRPr="00C814B4" w:rsidDel="0016667C">
          <w:delText xml:space="preserve">= </w:delText>
        </w:r>
        <w:r w:rsidR="00E46326" w:rsidRPr="00EA2043" w:rsidDel="0016667C">
          <w:delText>0.6618</w:delText>
        </w:r>
        <w:r w:rsidR="00056C24" w:rsidRPr="00C814B4" w:rsidDel="0016667C">
          <w:delText xml:space="preserve">, </w:delText>
        </w:r>
        <w:r w:rsidR="00056C24" w:rsidRPr="00C814B4" w:rsidDel="0016667C">
          <w:rPr>
            <w:i/>
            <w:iCs/>
          </w:rPr>
          <w:delText>P</w:delText>
        </w:r>
        <w:r w:rsidR="00056C24" w:rsidRPr="00C814B4" w:rsidDel="0016667C">
          <w:delText xml:space="preserve"> </w:delText>
        </w:r>
        <w:r w:rsidR="00E46326" w:rsidDel="0016667C">
          <w:delText xml:space="preserve">= </w:delText>
        </w:r>
        <w:r w:rsidR="00E46326" w:rsidRPr="00EA2043" w:rsidDel="0016667C">
          <w:delText>0.4166</w:delText>
        </w:r>
        <w:r w:rsidR="00056C24" w:rsidRPr="00C814B4" w:rsidDel="0016667C">
          <w:delText xml:space="preserve">, </w:delText>
        </w:r>
        <w:r w:rsidR="00056C24" w:rsidRPr="00C814B4" w:rsidDel="0016667C">
          <w:rPr>
            <w:i/>
            <w:iCs/>
          </w:rPr>
          <w:delText>r</w:delText>
        </w:r>
        <w:r w:rsidR="00056C24" w:rsidRPr="00C814B4" w:rsidDel="0016667C">
          <w:rPr>
            <w:i/>
            <w:iCs/>
            <w:vertAlign w:val="superscript"/>
          </w:rPr>
          <w:delText>2</w:delText>
        </w:r>
        <w:r w:rsidR="00056C24" w:rsidRPr="00C814B4" w:rsidDel="0016667C">
          <w:rPr>
            <w:vertAlign w:val="superscript"/>
          </w:rPr>
          <w:delText xml:space="preserve"> </w:delText>
        </w:r>
        <w:r w:rsidR="00056C24" w:rsidRPr="00C814B4" w:rsidDel="0016667C">
          <w:delText xml:space="preserve">= </w:delText>
        </w:r>
        <w:r w:rsidR="00E46326" w:rsidRPr="00EA2043" w:rsidDel="0016667C">
          <w:delText>0.0023</w:delText>
        </w:r>
        <w:r w:rsidR="00056C24" w:rsidRPr="00C814B4" w:rsidDel="0016667C">
          <w:delText xml:space="preserve">; </w:delText>
        </w:r>
        <w:r w:rsidR="00056C24" w:rsidRPr="00C814B4" w:rsidDel="0016667C">
          <w:rPr>
            <w:i/>
            <w:iCs/>
          </w:rPr>
          <w:delText>y</w:delText>
        </w:r>
        <w:r w:rsidR="00A71379" w:rsidDel="0016667C">
          <w:rPr>
            <w:i/>
            <w:iCs/>
          </w:rPr>
          <w:delText xml:space="preserve"> </w:delText>
        </w:r>
        <w:r w:rsidR="00056C24" w:rsidRPr="00C814B4" w:rsidDel="0016667C">
          <w:delText>=</w:delText>
        </w:r>
        <w:r w:rsidR="00A71379" w:rsidDel="0016667C">
          <w:delText xml:space="preserve"> </w:delText>
        </w:r>
        <w:r w:rsidR="00A71379" w:rsidRPr="00EA2043" w:rsidDel="0016667C">
          <w:delText>0.5740</w:delText>
        </w:r>
        <w:r w:rsidR="00A71379" w:rsidDel="0016667C">
          <w:delText xml:space="preserve"> </w:delText>
        </w:r>
        <w:r w:rsidR="00056C24" w:rsidRPr="00C814B4" w:rsidDel="0016667C">
          <w:delText>-</w:delText>
        </w:r>
        <w:r w:rsidR="00A71379" w:rsidDel="0016667C">
          <w:delText xml:space="preserve"> </w:delText>
        </w:r>
        <w:r w:rsidR="00A71379" w:rsidRPr="00EA2043" w:rsidDel="0016667C">
          <w:delText>0.2499x</w:delText>
        </w:r>
        <w:r w:rsidR="00056C24" w:rsidRPr="00C814B4" w:rsidDel="0016667C">
          <w:delText>)</w:delText>
        </w:r>
        <w:r w:rsidR="002053D2" w:rsidDel="0016667C">
          <w:delText>.</w:delText>
        </w:r>
        <w:r w:rsidR="00056C24" w:rsidRPr="00C814B4" w:rsidDel="0016667C">
          <w:delText xml:space="preserve"> </w:delText>
        </w:r>
        <w:r w:rsidR="001D5B83" w:rsidRPr="00036C72" w:rsidDel="0016667C">
          <w:delText>Connectance showed weak associations with</w:delText>
        </w:r>
        <w:r w:rsidR="001D5B83" w:rsidDel="0016667C">
          <w:delText xml:space="preserve"> </w:delText>
        </w:r>
        <w:r w:rsidR="001D5B83" w:rsidRPr="00C814B4" w:rsidDel="0016667C">
          <w:delText>PR-AUC (</w:delText>
        </w:r>
        <w:r w:rsidR="001D5B83" w:rsidRPr="00C814B4" w:rsidDel="0016667C">
          <w:rPr>
            <w:i/>
            <w:iCs/>
          </w:rPr>
          <w:delText>F</w:delText>
        </w:r>
        <w:r w:rsidR="001D5B83" w:rsidRPr="00C814B4" w:rsidDel="0016667C">
          <w:rPr>
            <w:i/>
            <w:iCs/>
            <w:vertAlign w:val="subscript"/>
          </w:rPr>
          <w:delText>1,288</w:delText>
        </w:r>
        <w:r w:rsidR="001D5B83" w:rsidRPr="00C814B4" w:rsidDel="0016667C">
          <w:rPr>
            <w:vertAlign w:val="subscript"/>
          </w:rPr>
          <w:delText xml:space="preserve"> </w:delText>
        </w:r>
        <w:r w:rsidR="001D5B83" w:rsidRPr="00C814B4" w:rsidDel="0016667C">
          <w:delText xml:space="preserve">= </w:delText>
        </w:r>
        <w:r w:rsidR="001D5B83" w:rsidRPr="00EA2043" w:rsidDel="0016667C">
          <w:delText>4.0371</w:delText>
        </w:r>
        <w:r w:rsidR="001D5B83" w:rsidRPr="00C814B4" w:rsidDel="0016667C">
          <w:delText xml:space="preserve">, </w:delText>
        </w:r>
        <w:r w:rsidR="001D5B83" w:rsidRPr="00C814B4" w:rsidDel="0016667C">
          <w:rPr>
            <w:i/>
            <w:iCs/>
          </w:rPr>
          <w:delText xml:space="preserve">P </w:delText>
        </w:r>
        <w:r w:rsidR="001D5B83" w:rsidDel="0016667C">
          <w:delText>=</w:delText>
        </w:r>
        <w:r w:rsidR="001D5B83" w:rsidRPr="00C814B4" w:rsidDel="0016667C">
          <w:delText xml:space="preserve"> </w:delText>
        </w:r>
        <w:r w:rsidR="001D5B83" w:rsidRPr="00EA2043" w:rsidDel="0016667C">
          <w:delText>0.0454</w:delText>
        </w:r>
        <w:r w:rsidR="001D5B83" w:rsidRPr="00C814B4" w:rsidDel="0016667C">
          <w:delText xml:space="preserve">, </w:delText>
        </w:r>
        <w:r w:rsidR="001D5B83" w:rsidRPr="00C814B4" w:rsidDel="0016667C">
          <w:rPr>
            <w:i/>
            <w:iCs/>
          </w:rPr>
          <w:delText>r</w:delText>
        </w:r>
        <w:r w:rsidR="001D5B83" w:rsidRPr="00C814B4" w:rsidDel="0016667C">
          <w:rPr>
            <w:i/>
            <w:iCs/>
            <w:vertAlign w:val="superscript"/>
          </w:rPr>
          <w:delText>2</w:delText>
        </w:r>
        <w:r w:rsidR="001D5B83" w:rsidRPr="00C814B4" w:rsidDel="0016667C">
          <w:rPr>
            <w:vertAlign w:val="superscript"/>
          </w:rPr>
          <w:delText xml:space="preserve"> </w:delText>
        </w:r>
        <w:r w:rsidR="001D5B83" w:rsidRPr="00C814B4" w:rsidDel="0016667C">
          <w:delText xml:space="preserve">= </w:delText>
        </w:r>
        <w:r w:rsidR="001D5B83" w:rsidRPr="00EA2043" w:rsidDel="0016667C">
          <w:delText>0.0138</w:delText>
        </w:r>
        <w:r w:rsidR="001D5B83" w:rsidRPr="00C814B4" w:rsidDel="0016667C">
          <w:delText xml:space="preserve">; </w:delText>
        </w:r>
        <w:r w:rsidR="001D5B83" w:rsidRPr="00C814B4" w:rsidDel="0016667C">
          <w:rPr>
            <w:i/>
            <w:iCs/>
          </w:rPr>
          <w:delText>y</w:delText>
        </w:r>
        <w:r w:rsidR="001D5B83" w:rsidRPr="00C814B4" w:rsidDel="0016667C">
          <w:delText xml:space="preserve"> = </w:delText>
        </w:r>
        <w:r w:rsidR="001D5B83" w:rsidRPr="00EA2043" w:rsidDel="0016667C">
          <w:delText>0.4490</w:delText>
        </w:r>
        <w:r w:rsidR="001D5B83" w:rsidDel="0016667C">
          <w:delText xml:space="preserve"> </w:delText>
        </w:r>
        <w:r w:rsidR="001D5B83" w:rsidRPr="00C814B4" w:rsidDel="0016667C">
          <w:delText xml:space="preserve">+ </w:delText>
        </w:r>
        <w:r w:rsidR="001D5B83" w:rsidRPr="00EA2043" w:rsidDel="0016667C">
          <w:delText>0.4224x</w:delText>
        </w:r>
        <w:r w:rsidR="001D5B83" w:rsidRPr="00C814B4" w:rsidDel="0016667C">
          <w:delText>)</w:delText>
        </w:r>
        <w:r w:rsidR="001D5B83" w:rsidDel="0016667C">
          <w:delText xml:space="preserve"> and</w:delText>
        </w:r>
        <w:r w:rsidR="001D5B83" w:rsidRPr="00C814B4" w:rsidDel="0016667C">
          <w:delText xml:space="preserve"> </w:delText>
        </w:r>
        <w:r w:rsidR="00E00FFF" w:rsidDel="0016667C">
          <w:delText>P</w:delText>
        </w:r>
        <w:r w:rsidR="001D5B83" w:rsidRPr="00C814B4" w:rsidDel="0016667C">
          <w:delText>recision (</w:delText>
        </w:r>
        <w:r w:rsidR="001D5B83" w:rsidRPr="00C814B4" w:rsidDel="0016667C">
          <w:rPr>
            <w:i/>
            <w:iCs/>
          </w:rPr>
          <w:delText>F</w:delText>
        </w:r>
        <w:r w:rsidR="001D5B83" w:rsidRPr="00C814B4" w:rsidDel="0016667C">
          <w:rPr>
            <w:i/>
            <w:iCs/>
            <w:vertAlign w:val="subscript"/>
          </w:rPr>
          <w:delText>1,288</w:delText>
        </w:r>
        <w:r w:rsidR="001D5B83" w:rsidRPr="00C814B4" w:rsidDel="0016667C">
          <w:rPr>
            <w:vertAlign w:val="subscript"/>
          </w:rPr>
          <w:delText xml:space="preserve"> </w:delText>
        </w:r>
        <w:r w:rsidR="001D5B83" w:rsidRPr="00C814B4" w:rsidDel="0016667C">
          <w:delText xml:space="preserve">= </w:delText>
        </w:r>
        <w:r w:rsidR="001D5B83" w:rsidRPr="00EA2043" w:rsidDel="0016667C">
          <w:delText>15.4867</w:delText>
        </w:r>
        <w:r w:rsidR="001D5B83" w:rsidRPr="00C814B4" w:rsidDel="0016667C">
          <w:delText xml:space="preserve">, </w:delText>
        </w:r>
        <w:r w:rsidR="001D5B83" w:rsidRPr="00C814B4" w:rsidDel="0016667C">
          <w:rPr>
            <w:i/>
            <w:iCs/>
          </w:rPr>
          <w:delText>P</w:delText>
        </w:r>
        <w:r w:rsidR="001D5B83" w:rsidRPr="00C814B4" w:rsidDel="0016667C">
          <w:delText xml:space="preserve"> </w:delText>
        </w:r>
        <w:r w:rsidR="00D33E91" w:rsidDel="0016667C">
          <w:delText>=</w:delText>
        </w:r>
        <w:r w:rsidR="001D5B83" w:rsidRPr="00C814B4" w:rsidDel="0016667C">
          <w:delText xml:space="preserve"> 0.0</w:delText>
        </w:r>
        <w:r w:rsidR="001D5B83" w:rsidDel="0016667C">
          <w:delText>001</w:delText>
        </w:r>
        <w:r w:rsidR="001D5B83" w:rsidRPr="00C814B4" w:rsidDel="0016667C">
          <w:delText xml:space="preserve">, </w:delText>
        </w:r>
        <w:r w:rsidR="001D5B83" w:rsidRPr="00C814B4" w:rsidDel="0016667C">
          <w:rPr>
            <w:i/>
            <w:iCs/>
          </w:rPr>
          <w:delText>r</w:delText>
        </w:r>
        <w:r w:rsidR="001D5B83" w:rsidRPr="00C814B4" w:rsidDel="0016667C">
          <w:rPr>
            <w:i/>
            <w:iCs/>
            <w:vertAlign w:val="superscript"/>
          </w:rPr>
          <w:delText>2</w:delText>
        </w:r>
        <w:r w:rsidR="001D5B83" w:rsidRPr="00C814B4" w:rsidDel="0016667C">
          <w:rPr>
            <w:vertAlign w:val="superscript"/>
          </w:rPr>
          <w:delText xml:space="preserve"> </w:delText>
        </w:r>
        <w:r w:rsidR="001D5B83" w:rsidRPr="00C814B4" w:rsidDel="0016667C">
          <w:delText>= 0.0</w:delText>
        </w:r>
        <w:r w:rsidR="001D5B83" w:rsidDel="0016667C">
          <w:delText>510</w:delText>
        </w:r>
        <w:r w:rsidR="001D5B83" w:rsidRPr="00C814B4" w:rsidDel="0016667C">
          <w:delText xml:space="preserve">; </w:delText>
        </w:r>
        <w:r w:rsidR="001D5B83" w:rsidRPr="00C814B4" w:rsidDel="0016667C">
          <w:rPr>
            <w:i/>
            <w:iCs/>
          </w:rPr>
          <w:delText>y</w:delText>
        </w:r>
        <w:r w:rsidR="001D5B83" w:rsidRPr="00C814B4" w:rsidDel="0016667C">
          <w:delText xml:space="preserve"> = </w:delText>
        </w:r>
        <w:r w:rsidR="001D5B83" w:rsidRPr="00EA2043" w:rsidDel="0016667C">
          <w:delText>0.9775</w:delText>
        </w:r>
        <w:r w:rsidR="001D5B83" w:rsidDel="0016667C">
          <w:delText xml:space="preserve"> </w:delText>
        </w:r>
        <w:r w:rsidR="001D5B83" w:rsidRPr="00C814B4" w:rsidDel="0016667C">
          <w:delText xml:space="preserve">- </w:delText>
        </w:r>
        <w:r w:rsidR="001D5B83" w:rsidRPr="00EA2043" w:rsidDel="0016667C">
          <w:delText>0.6669x</w:delText>
        </w:r>
        <w:r w:rsidR="001D5B83" w:rsidRPr="00C814B4" w:rsidDel="0016667C">
          <w:delText>)</w:delText>
        </w:r>
        <w:r w:rsidR="00E96804" w:rsidDel="0016667C">
          <w:delText xml:space="preserve">. </w:delText>
        </w:r>
      </w:del>
      <w:del w:id="81" w:author="Jorge Eduardo Castro Cruces" w:date="2026-08-08T13:32:00Z" w16du:dateUtc="2026-08-08T12:32:00Z">
        <w:r w:rsidR="00E96804" w:rsidRPr="00036C72" w:rsidDel="0096589E">
          <w:delText xml:space="preserve">However, the very low </w:delText>
        </w:r>
        <w:r w:rsidR="00E96804" w:rsidRPr="008F73F4" w:rsidDel="0096589E">
          <w:rPr>
            <w:i/>
          </w:rPr>
          <w:delText>r</w:delText>
        </w:r>
        <w:r w:rsidR="00E96804" w:rsidRPr="008F73F4" w:rsidDel="0096589E">
          <w:rPr>
            <w:i/>
            <w:vertAlign w:val="superscript"/>
          </w:rPr>
          <w:delText>2</w:delText>
        </w:r>
        <w:r w:rsidR="00E96804" w:rsidRPr="00036C72" w:rsidDel="0096589E">
          <w:delText xml:space="preserve"> values indicate that empirical connectance explained little of the variation in predictive performance across food webs.</w:delText>
        </w:r>
      </w:del>
    </w:p>
    <w:bookmarkEnd w:id="74"/>
    <w:bookmarkEnd w:id="75"/>
    <w:bookmarkEnd w:id="76"/>
    <w:p w14:paraId="2BE4B921" w14:textId="77777777" w:rsidR="00B81A84" w:rsidRDefault="00B81A84" w:rsidP="00B81A84">
      <w:pPr>
        <w:rPr>
          <w:ins w:id="82" w:author="Jorge Eduardo Castro Cruces" w:date="2026-08-10T08:39:00Z" w16du:dateUtc="2026-08-10T07:39:00Z"/>
        </w:rPr>
      </w:pPr>
    </w:p>
    <w:p w14:paraId="3D98D2AF" w14:textId="7A8A47E7" w:rsidR="00302B7C" w:rsidRDefault="00302B7C">
      <w:pPr>
        <w:spacing w:after="160" w:line="278" w:lineRule="auto"/>
        <w:jc w:val="left"/>
        <w:rPr>
          <w:ins w:id="83" w:author="Jorge Eduardo Castro Cruces" w:date="2026-08-10T08:39:00Z" w16du:dateUtc="2026-08-10T07:39:00Z"/>
        </w:rPr>
      </w:pPr>
      <w:ins w:id="84" w:author="Jorge Eduardo Castro Cruces" w:date="2026-08-10T08:39:00Z" w16du:dateUtc="2026-08-10T07:39:00Z">
        <w:r>
          <w:br w:type="page"/>
        </w:r>
      </w:ins>
    </w:p>
    <w:p w14:paraId="35CD708F" w14:textId="77777777" w:rsidR="00302B7C" w:rsidRDefault="00302B7C" w:rsidP="00302B7C">
      <w:pPr>
        <w:rPr>
          <w:ins w:id="85" w:author="Jorge Eduardo Castro Cruces" w:date="2026-08-10T08:39:00Z" w16du:dateUtc="2026-08-10T07:39:00Z"/>
          <w:rStyle w:val="Strong"/>
          <w:b w:val="0"/>
          <w:bCs w:val="0"/>
        </w:rPr>
      </w:pPr>
      <w:ins w:id="86" w:author="Jorge Eduardo Castro Cruces" w:date="2026-08-10T08:39:00Z" w16du:dateUtc="2026-08-10T07:39:00Z">
        <w:r w:rsidRPr="00BF6EAA">
          <w:rPr>
            <w:rStyle w:val="Strong"/>
            <w:b w:val="0"/>
            <w:bCs w:val="0"/>
            <w:noProof/>
          </w:rPr>
          <w:lastRenderedPageBreak/>
          <w:drawing>
            <wp:inline distT="0" distB="0" distL="0" distR="0" wp14:anchorId="4B439049" wp14:editId="7A030CA5">
              <wp:extent cx="6109335" cy="2512695"/>
              <wp:effectExtent l="0" t="0" r="0" b="1905"/>
              <wp:docPr id="116455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252285" name=""/>
                      <pic:cNvPicPr/>
                    </pic:nvPicPr>
                    <pic:blipFill>
                      <a:blip r:embed="rId26"/>
                      <a:stretch>
                        <a:fillRect/>
                      </a:stretch>
                    </pic:blipFill>
                    <pic:spPr>
                      <a:xfrm>
                        <a:off x="0" y="0"/>
                        <a:ext cx="6109335" cy="2512695"/>
                      </a:xfrm>
                      <a:prstGeom prst="rect">
                        <a:avLst/>
                      </a:prstGeom>
                    </pic:spPr>
                  </pic:pic>
                </a:graphicData>
              </a:graphic>
            </wp:inline>
          </w:drawing>
        </w:r>
      </w:ins>
    </w:p>
    <w:p w14:paraId="2563EFB3" w14:textId="77777777" w:rsidR="00302B7C" w:rsidRPr="003643A3" w:rsidRDefault="00302B7C" w:rsidP="00302B7C">
      <w:pPr>
        <w:rPr>
          <w:ins w:id="87" w:author="Jorge Eduardo Castro Cruces" w:date="2026-08-10T08:39:00Z" w16du:dateUtc="2026-08-10T07:39:00Z"/>
          <w:rStyle w:val="Strong"/>
          <w:b w:val="0"/>
          <w:bCs w:val="0"/>
        </w:rPr>
      </w:pPr>
    </w:p>
    <w:p w14:paraId="05EF6007" w14:textId="3C843BBA" w:rsidR="00302B7C" w:rsidRPr="003643A3" w:rsidRDefault="00315BFB" w:rsidP="00302B7C">
      <w:pPr>
        <w:rPr>
          <w:ins w:id="88" w:author="Jorge Eduardo Castro Cruces" w:date="2026-08-10T08:39:00Z" w16du:dateUtc="2026-08-10T07:39:00Z"/>
        </w:rPr>
      </w:pPr>
      <w:ins w:id="89" w:author="Jorge Eduardo Castro Cruces" w:date="2026-08-10T08:44:00Z" w16du:dateUtc="2026-08-10T07:44:00Z">
        <w:r w:rsidRPr="00C814B4">
          <w:rPr>
            <w:rStyle w:val="Strong"/>
            <w:color w:val="000000" w:themeColor="text1"/>
          </w:rPr>
          <w:t xml:space="preserve">Supplementary Figure </w:t>
        </w:r>
        <w:r>
          <w:rPr>
            <w:rStyle w:val="Strong"/>
            <w:color w:val="000000" w:themeColor="text1"/>
          </w:rPr>
          <w:t>7</w:t>
        </w:r>
      </w:ins>
      <w:ins w:id="90" w:author="Jorge Eduardo Castro Cruces" w:date="2026-08-10T08:39:00Z" w16du:dateUtc="2026-08-10T07:39:00Z">
        <w:r w:rsidR="00302B7C" w:rsidRPr="003643A3">
          <w:rPr>
            <w:rStyle w:val="Strong"/>
            <w:color w:val="000000" w:themeColor="text1"/>
          </w:rPr>
          <w:t>. Accuracy of the prediction of trophic links</w:t>
        </w:r>
        <w:r w:rsidR="00302B7C" w:rsidRPr="003643A3">
          <w:rPr>
            <w:rStyle w:val="Strong"/>
          </w:rPr>
          <w:t>.</w:t>
        </w:r>
        <w:r w:rsidR="00302B7C" w:rsidRPr="003643A3">
          <w:t xml:space="preserve"> Performance is reported for ROC-AUC, PR-AUC, </w:t>
        </w:r>
        <w:r w:rsidR="00302B7C" w:rsidRPr="003643A3">
          <w:rPr>
            <w:color w:val="000000" w:themeColor="text1"/>
          </w:rPr>
          <w:t>F1, MCC, Precision</w:t>
        </w:r>
        <w:r w:rsidR="00302B7C" w:rsidRPr="003643A3">
          <w:t>, Recall</w:t>
        </w:r>
        <w:r w:rsidR="00302B7C">
          <w:t xml:space="preserve"> and</w:t>
        </w:r>
        <w:r w:rsidR="00302B7C" w:rsidRPr="003643A3">
          <w:t xml:space="preserve"> TSS with a training ratio of 90% for the original WLNM (light colour) and the extended WLNM for ecological networks (dark colour). Boxplots show the median (centre lines), and </w:t>
        </w:r>
        <w:r w:rsidR="00302B7C">
          <w:t>outliers</w:t>
        </w:r>
        <w:r w:rsidR="00302B7C" w:rsidRPr="003643A3">
          <w:t xml:space="preserve"> (circles), with edges and whiskers representing the 25% and 75% quartiles, and the </w:t>
        </w:r>
        <w:r>
          <w:rPr>
            <w:color w:val="FF0000"/>
          </w:rPr>
          <w:t xml:space="preserve">most</w:t>
        </w:r>
        <w:r>
          <w:rPr/>
          <w:t xml:space="preserve"> </w:t>
        </w:r>
        <w:r>
          <w:rPr>
            <w:color w:val="FF0000"/>
          </w:rPr>
          <w:t xml:space="preserve">extreme</w:t>
        </w:r>
        <w:r>
          <w:rPr/>
          <w:t xml:space="preserve"> </w:t>
        </w:r>
        <w:r>
          <w:rPr>
            <w:color w:val="FF0000"/>
          </w:rPr>
          <w:t xml:space="preserve">observations</w:t>
        </w:r>
        <w:r>
          <w:rPr/>
          <w:t xml:space="preserve"> </w:t>
        </w:r>
        <w:r>
          <w:rPr>
            <w:color w:val="FF0000"/>
          </w:rPr>
          <w:t xml:space="preserve">within 1.5×IQR</w:t>
        </w:r>
        <w:r>
          <w:rPr/>
          <w:t xml:space="preserve"> of the </w:t>
        </w:r>
        <w:r>
          <w:rPr>
            <w:color w:val="FF0000"/>
          </w:rPr>
          <w:t xml:space="preserve">quartiles,</w:t>
        </w:r>
        <w:r>
          <w:rPr/>
          <w:t xml:space="preserve"> respectively, with n = </w:t>
        </w:r>
        <w:r w:rsidR="00302B7C">
          <w:t>290</w:t>
        </w:r>
        <w:r w:rsidR="00302B7C" w:rsidRPr="003643A3">
          <w:t xml:space="preserve"> for each metric.</w:t>
        </w:r>
        <w:r>
          <w:rPr>
            <w:color w:val="FF0000"/>
          </w:rPr>
          <w:t xml:space="preserve"> Each food web contributes one mean per metric after Tukey’s 1.5×IQR filtering, requiring at least 25 of 50 runs; classification used a threshold of 0.5. </w:t>
        </w:r>
      </w:ins>
    </w:p>
    <w:p w14:paraId="25F55531" w14:textId="77777777" w:rsidR="00302B7C" w:rsidRDefault="00302B7C" w:rsidP="00B81A84">
      <w:pPr>
        <w:rPr>
          <w:ins w:id="91" w:author="Jorge Eduardo Castro Cruces" w:date="2026-08-10T08:39:00Z" w16du:dateUtc="2026-08-10T07:39:00Z"/>
        </w:rPr>
      </w:pPr>
    </w:p>
    <w:p w14:paraId="727C2763" w14:textId="3FC5BD23" w:rsidR="00302B7C" w:rsidRDefault="00302B7C">
      <w:pPr>
        <w:spacing w:after="160" w:line="278" w:lineRule="auto"/>
        <w:jc w:val="left"/>
        <w:rPr>
          <w:ins w:id="92" w:author="Jorge Eduardo Castro Cruces" w:date="2026-08-10T08:39:00Z" w16du:dateUtc="2026-08-10T07:39:00Z"/>
        </w:rPr>
      </w:pPr>
      <w:ins w:id="93" w:author="Jorge Eduardo Castro Cruces" w:date="2026-08-10T08:39:00Z" w16du:dateUtc="2026-08-10T07:39:00Z">
        <w:r>
          <w:br w:type="page"/>
        </w:r>
      </w:ins>
    </w:p>
    <w:p w14:paraId="3DB6FDBC" w14:textId="77777777" w:rsidR="00302B7C" w:rsidRPr="003643A3" w:rsidRDefault="00302B7C" w:rsidP="00302B7C">
      <w:pPr>
        <w:rPr>
          <w:ins w:id="94" w:author="Jorge Eduardo Castro Cruces" w:date="2026-08-10T08:39:00Z" w16du:dateUtc="2026-08-10T07:39:00Z"/>
          <w:rStyle w:val="Strong"/>
          <w:color w:val="000000" w:themeColor="text1"/>
        </w:rPr>
      </w:pPr>
      <w:ins w:id="95" w:author="Jorge Eduardo Castro Cruces" w:date="2026-08-10T08:39:00Z" w16du:dateUtc="2026-08-10T07:39:00Z">
        <w:r w:rsidRPr="00075EA5">
          <w:rPr>
            <w:rStyle w:val="Strong"/>
            <w:noProof/>
            <w:color w:val="000000" w:themeColor="text1"/>
          </w:rPr>
          <w:lastRenderedPageBreak/>
          <w:drawing>
            <wp:inline distT="0" distB="0" distL="0" distR="0" wp14:anchorId="62300DEB" wp14:editId="6892D034">
              <wp:extent cx="6109335" cy="3062605"/>
              <wp:effectExtent l="0" t="0" r="0" b="0"/>
              <wp:docPr id="441050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66584" name=""/>
                      <pic:cNvPicPr/>
                    </pic:nvPicPr>
                    <pic:blipFill>
                      <a:blip r:embed="rId27"/>
                      <a:stretch>
                        <a:fillRect/>
                      </a:stretch>
                    </pic:blipFill>
                    <pic:spPr>
                      <a:xfrm>
                        <a:off x="0" y="0"/>
                        <a:ext cx="6109335" cy="3062605"/>
                      </a:xfrm>
                      <a:prstGeom prst="rect">
                        <a:avLst/>
                      </a:prstGeom>
                    </pic:spPr>
                  </pic:pic>
                </a:graphicData>
              </a:graphic>
            </wp:inline>
          </w:drawing>
        </w:r>
      </w:ins>
    </w:p>
    <w:p w14:paraId="668C20E1" w14:textId="5899DDC4" w:rsidR="00A7753C" w:rsidRDefault="00315BFB" w:rsidP="00A7753C">
      <w:pPr>
        <w:rPr>
          <w:ins w:id="96" w:author="Jorge Eduardo Castro Cruces" w:date="2026-09-08T21:42:00Z" w16du:dateUtc="2026-09-08T20:42:00Z"/>
        </w:rPr>
      </w:pPr>
      <w:ins w:id="97" w:author="Jorge Eduardo Castro Cruces" w:date="2026-08-10T08:44:00Z" w16du:dateUtc="2026-08-10T07:44:00Z">
        <w:r w:rsidRPr="00C814B4">
          <w:rPr>
            <w:rStyle w:val="Strong"/>
            <w:color w:val="000000" w:themeColor="text1"/>
          </w:rPr>
          <w:t xml:space="preserve">Supplementary Figure </w:t>
        </w:r>
        <w:r>
          <w:rPr>
            <w:rStyle w:val="Strong"/>
            <w:color w:val="000000" w:themeColor="text1"/>
          </w:rPr>
          <w:t>8</w:t>
        </w:r>
      </w:ins>
      <w:ins w:id="98" w:author="Jorge Eduardo Castro Cruces" w:date="2026-08-10T08:39:00Z" w16du:dateUtc="2026-08-10T07:39:00Z">
        <w:r w:rsidR="00302B7C" w:rsidRPr="003643A3">
          <w:rPr>
            <w:rStyle w:val="Strong"/>
            <w:color w:val="000000" w:themeColor="text1"/>
          </w:rPr>
          <w:t>. The effect of training ratio on model performance</w:t>
        </w:r>
        <w:r w:rsidR="00302B7C" w:rsidRPr="003643A3">
          <w:rPr>
            <w:rStyle w:val="Strong"/>
          </w:rPr>
          <w:t>.</w:t>
        </w:r>
        <w:r w:rsidR="00302B7C" w:rsidRPr="003643A3">
          <w:t xml:space="preserve"> </w:t>
        </w:r>
        <w:r w:rsidR="00302B7C" w:rsidRPr="003643A3">
          <w:rPr>
            <w:rStyle w:val="Strong"/>
          </w:rPr>
          <w:t>a–g</w:t>
        </w:r>
        <w:r w:rsidR="00302B7C" w:rsidRPr="003643A3">
          <w:t xml:space="preserve"> Predictive performance across training ratios </w:t>
        </w:r>
        <w:r w:rsidR="00302B7C">
          <w:t>from</w:t>
        </w:r>
        <w:r w:rsidR="00302B7C" w:rsidRPr="003643A3">
          <w:t xml:space="preserve"> 10% to 90% with respect to ROC-AUC (</w:t>
        </w:r>
        <w:r w:rsidR="00302B7C" w:rsidRPr="003643A3">
          <w:rPr>
            <w:b/>
            <w:bCs/>
          </w:rPr>
          <w:t>a</w:t>
        </w:r>
        <w:r w:rsidR="00302B7C" w:rsidRPr="003643A3">
          <w:t>), PR-AUC (</w:t>
        </w:r>
        <w:r w:rsidR="00302B7C" w:rsidRPr="003643A3">
          <w:rPr>
            <w:b/>
            <w:bCs/>
          </w:rPr>
          <w:t>b</w:t>
        </w:r>
        <w:r w:rsidR="00302B7C" w:rsidRPr="003643A3">
          <w:t>), F1 (</w:t>
        </w:r>
        <w:r w:rsidR="00302B7C" w:rsidRPr="003643A3">
          <w:rPr>
            <w:b/>
            <w:bCs/>
          </w:rPr>
          <w:t>c</w:t>
        </w:r>
        <w:r w:rsidR="00302B7C" w:rsidRPr="003643A3">
          <w:t>), MCC (</w:t>
        </w:r>
        <w:r w:rsidR="00302B7C" w:rsidRPr="003643A3">
          <w:rPr>
            <w:b/>
            <w:bCs/>
          </w:rPr>
          <w:t>d</w:t>
        </w:r>
        <w:r w:rsidR="00302B7C" w:rsidRPr="003643A3">
          <w:t>), Precision (</w:t>
        </w:r>
        <w:r w:rsidR="00302B7C" w:rsidRPr="003643A3">
          <w:rPr>
            <w:b/>
            <w:bCs/>
          </w:rPr>
          <w:t>e</w:t>
        </w:r>
        <w:r w:rsidR="00302B7C" w:rsidRPr="003643A3">
          <w:t>), Recall (</w:t>
        </w:r>
        <w:r w:rsidR="00302B7C" w:rsidRPr="003643A3">
          <w:rPr>
            <w:b/>
            <w:bCs/>
          </w:rPr>
          <w:t>f</w:t>
        </w:r>
        <w:r w:rsidR="00302B7C" w:rsidRPr="003643A3">
          <w:t>)</w:t>
        </w:r>
        <w:r w:rsidR="00302B7C">
          <w:t xml:space="preserve"> and</w:t>
        </w:r>
        <w:r w:rsidR="00302B7C" w:rsidRPr="003643A3">
          <w:t xml:space="preserve"> TSS (</w:t>
        </w:r>
        <w:r w:rsidR="00302B7C" w:rsidRPr="003643A3">
          <w:rPr>
            <w:b/>
            <w:bCs/>
          </w:rPr>
          <w:t>g</w:t>
        </w:r>
        <w:r w:rsidR="00302B7C" w:rsidRPr="003643A3">
          <w:t xml:space="preserve">), </w:t>
        </w:r>
        <w:r w:rsidR="00302B7C" w:rsidRPr="00AA3547">
          <w:t>respectively</w:t>
        </w:r>
        <w:r w:rsidR="00302B7C" w:rsidRPr="003643A3">
          <w:t xml:space="preserve">. </w:t>
        </w:r>
        <w:r>
          <w:rPr>
            <w:color w:val="FF0000"/>
          </w:rPr>
          <w:t xml:space="preserve">Points show medians and error</w:t>
        </w:r>
        <w:r>
          <w:rPr/>
          <w:t xml:space="preserve"> bars </w:t>
        </w:r>
        <w:r>
          <w:rPr>
            <w:color w:val="FF0000"/>
          </w:rPr>
          <w:t xml:space="preserve">span</w:t>
        </w:r>
        <w:r>
          <w:rPr/>
          <w:t xml:space="preserve"> the </w:t>
        </w:r>
        <w:r>
          <w:rPr>
            <w:color w:val="FF0000"/>
          </w:rPr>
          <w:t xml:space="preserve">25th–75th percentiles across food-web means after Tukey filtering</w:t>
        </w:r>
        <w:r>
          <w:rPr/>
          <w:t xml:space="preserve">. The vertical dashed line marks the 60% training ratio.</w:t>
        </w:r>
        <w:r>
          <w:rPr>
            <w:color w:val="FF0000"/>
          </w:rPr>
          <w:t xml:space="preserve"> Classification used a threshold of 0.5, and each food-web mean required at least 25 of 50 runs retained after metric-specific Tukey filtering. </w:t>
        </w:r>
      </w:ins>
    </w:p>
    <w:p w14:paraId="20E4AADA" w14:textId="77777777" w:rsidR="00A7753C" w:rsidRPr="003643A3" w:rsidRDefault="00A7753C" w:rsidP="00A7753C"/>
    <w:sectPr w:rsidR="00A7753C" w:rsidRPr="003643A3" w:rsidSect="006F45EE">
      <w:type w:val="continuous"/>
      <w:pgSz w:w="11901" w:h="16840"/>
      <w:pgMar w:top="1140" w:right="1140" w:bottom="1236" w:left="11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1DE4F6E"/>
    <w:multiLevelType w:val="multilevel"/>
    <w:tmpl w:val="ED30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BF2E1B"/>
    <w:multiLevelType w:val="hybridMultilevel"/>
    <w:tmpl w:val="948C5280"/>
    <w:lvl w:ilvl="0" w:tplc="4692DED0">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4787A61"/>
    <w:multiLevelType w:val="hybridMultilevel"/>
    <w:tmpl w:val="57301F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33096268">
    <w:abstractNumId w:val="1"/>
  </w:num>
  <w:num w:numId="2" w16cid:durableId="154229825">
    <w:abstractNumId w:val="2"/>
  </w:num>
  <w:num w:numId="3" w16cid:durableId="51866556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orge Eduardo Castro Cruces">
    <w15:presenceInfo w15:providerId="AD" w15:userId="S::acw792@qmul.ac.uk::3cfb679a-1019-44a2-9bfc-c37e58346b84"/>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activeWritingStyle w:appName="MSWord" w:lang="en-US" w:vendorID="64" w:dllVersion="0" w:nlCheck="1" w:checkStyle="0"/>
  <w:activeWritingStyle w:appName="MSWord" w:lang="en-GB"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7DC"/>
    <w:rsid w:val="0000030B"/>
    <w:rsid w:val="000005ED"/>
    <w:rsid w:val="0000074D"/>
    <w:rsid w:val="00000B8F"/>
    <w:rsid w:val="00000CD2"/>
    <w:rsid w:val="00000D2D"/>
    <w:rsid w:val="000016C7"/>
    <w:rsid w:val="00002158"/>
    <w:rsid w:val="0000302B"/>
    <w:rsid w:val="000037DE"/>
    <w:rsid w:val="0000704A"/>
    <w:rsid w:val="00010132"/>
    <w:rsid w:val="000128A9"/>
    <w:rsid w:val="000151C3"/>
    <w:rsid w:val="0002032D"/>
    <w:rsid w:val="0002119E"/>
    <w:rsid w:val="00022292"/>
    <w:rsid w:val="000225D3"/>
    <w:rsid w:val="00026244"/>
    <w:rsid w:val="000328FE"/>
    <w:rsid w:val="00035FE4"/>
    <w:rsid w:val="000361A0"/>
    <w:rsid w:val="00036C72"/>
    <w:rsid w:val="000373DC"/>
    <w:rsid w:val="000404C5"/>
    <w:rsid w:val="0004098A"/>
    <w:rsid w:val="000428F0"/>
    <w:rsid w:val="00042E73"/>
    <w:rsid w:val="000430A0"/>
    <w:rsid w:val="000444B2"/>
    <w:rsid w:val="00046022"/>
    <w:rsid w:val="00050A1A"/>
    <w:rsid w:val="00050FD0"/>
    <w:rsid w:val="00051747"/>
    <w:rsid w:val="00052834"/>
    <w:rsid w:val="00056C24"/>
    <w:rsid w:val="00056F5B"/>
    <w:rsid w:val="00060865"/>
    <w:rsid w:val="00061770"/>
    <w:rsid w:val="00061DB4"/>
    <w:rsid w:val="00065448"/>
    <w:rsid w:val="00065ED2"/>
    <w:rsid w:val="0006681A"/>
    <w:rsid w:val="00066E8F"/>
    <w:rsid w:val="000679E7"/>
    <w:rsid w:val="00070F98"/>
    <w:rsid w:val="000747BF"/>
    <w:rsid w:val="00074A2B"/>
    <w:rsid w:val="00074C90"/>
    <w:rsid w:val="00074D6A"/>
    <w:rsid w:val="000752E8"/>
    <w:rsid w:val="00075387"/>
    <w:rsid w:val="00076095"/>
    <w:rsid w:val="000761ED"/>
    <w:rsid w:val="00077248"/>
    <w:rsid w:val="00080560"/>
    <w:rsid w:val="000815A5"/>
    <w:rsid w:val="00086AB4"/>
    <w:rsid w:val="000901E4"/>
    <w:rsid w:val="0009268B"/>
    <w:rsid w:val="00094689"/>
    <w:rsid w:val="000953D0"/>
    <w:rsid w:val="00095A60"/>
    <w:rsid w:val="000A0EAD"/>
    <w:rsid w:val="000A1EC5"/>
    <w:rsid w:val="000A209E"/>
    <w:rsid w:val="000A3BD7"/>
    <w:rsid w:val="000A4CCD"/>
    <w:rsid w:val="000A6427"/>
    <w:rsid w:val="000A7B5E"/>
    <w:rsid w:val="000A7C38"/>
    <w:rsid w:val="000B3BC6"/>
    <w:rsid w:val="000B42AD"/>
    <w:rsid w:val="000B46C1"/>
    <w:rsid w:val="000B4943"/>
    <w:rsid w:val="000B676E"/>
    <w:rsid w:val="000B69D7"/>
    <w:rsid w:val="000B6FAE"/>
    <w:rsid w:val="000B76C3"/>
    <w:rsid w:val="000B7DE4"/>
    <w:rsid w:val="000C194B"/>
    <w:rsid w:val="000C21D9"/>
    <w:rsid w:val="000C3CAB"/>
    <w:rsid w:val="000C55F2"/>
    <w:rsid w:val="000C5CB2"/>
    <w:rsid w:val="000C62A2"/>
    <w:rsid w:val="000C6B56"/>
    <w:rsid w:val="000D0847"/>
    <w:rsid w:val="000D0A5A"/>
    <w:rsid w:val="000D18FA"/>
    <w:rsid w:val="000D1AB1"/>
    <w:rsid w:val="000D35CD"/>
    <w:rsid w:val="000D6D1D"/>
    <w:rsid w:val="000D78F0"/>
    <w:rsid w:val="000E5D9A"/>
    <w:rsid w:val="000E6388"/>
    <w:rsid w:val="000E6A20"/>
    <w:rsid w:val="000E6A97"/>
    <w:rsid w:val="000F12BE"/>
    <w:rsid w:val="000F3D2C"/>
    <w:rsid w:val="000F60E3"/>
    <w:rsid w:val="000F65F0"/>
    <w:rsid w:val="000F6E13"/>
    <w:rsid w:val="00100371"/>
    <w:rsid w:val="00101231"/>
    <w:rsid w:val="00104E41"/>
    <w:rsid w:val="0010547A"/>
    <w:rsid w:val="00106318"/>
    <w:rsid w:val="001069D7"/>
    <w:rsid w:val="001071E3"/>
    <w:rsid w:val="00110C29"/>
    <w:rsid w:val="00110CC0"/>
    <w:rsid w:val="00111595"/>
    <w:rsid w:val="00113229"/>
    <w:rsid w:val="00115DEA"/>
    <w:rsid w:val="00117289"/>
    <w:rsid w:val="00120070"/>
    <w:rsid w:val="001203DF"/>
    <w:rsid w:val="00120D0B"/>
    <w:rsid w:val="00123CDE"/>
    <w:rsid w:val="001245DB"/>
    <w:rsid w:val="00125091"/>
    <w:rsid w:val="00127A52"/>
    <w:rsid w:val="00134EF4"/>
    <w:rsid w:val="0013766A"/>
    <w:rsid w:val="0014055B"/>
    <w:rsid w:val="00142178"/>
    <w:rsid w:val="00142716"/>
    <w:rsid w:val="001445B1"/>
    <w:rsid w:val="0015075C"/>
    <w:rsid w:val="00151EB2"/>
    <w:rsid w:val="00152914"/>
    <w:rsid w:val="00152F69"/>
    <w:rsid w:val="001544E0"/>
    <w:rsid w:val="001547E7"/>
    <w:rsid w:val="00154DB9"/>
    <w:rsid w:val="00156841"/>
    <w:rsid w:val="0016242D"/>
    <w:rsid w:val="00163187"/>
    <w:rsid w:val="0016483A"/>
    <w:rsid w:val="00166183"/>
    <w:rsid w:val="0016667C"/>
    <w:rsid w:val="001671AE"/>
    <w:rsid w:val="001671BA"/>
    <w:rsid w:val="00167FC6"/>
    <w:rsid w:val="001713AE"/>
    <w:rsid w:val="00171F8E"/>
    <w:rsid w:val="0017359F"/>
    <w:rsid w:val="00173D4D"/>
    <w:rsid w:val="001742EE"/>
    <w:rsid w:val="0017459B"/>
    <w:rsid w:val="00175CD2"/>
    <w:rsid w:val="00181441"/>
    <w:rsid w:val="00182417"/>
    <w:rsid w:val="00184DA5"/>
    <w:rsid w:val="0018694C"/>
    <w:rsid w:val="00186CBE"/>
    <w:rsid w:val="0019145C"/>
    <w:rsid w:val="0019337C"/>
    <w:rsid w:val="001948E0"/>
    <w:rsid w:val="00197724"/>
    <w:rsid w:val="001A0303"/>
    <w:rsid w:val="001A1796"/>
    <w:rsid w:val="001A3106"/>
    <w:rsid w:val="001A384A"/>
    <w:rsid w:val="001A504D"/>
    <w:rsid w:val="001A6ACF"/>
    <w:rsid w:val="001A791B"/>
    <w:rsid w:val="001A7F56"/>
    <w:rsid w:val="001B2C75"/>
    <w:rsid w:val="001B3817"/>
    <w:rsid w:val="001B436C"/>
    <w:rsid w:val="001B4D01"/>
    <w:rsid w:val="001B4D38"/>
    <w:rsid w:val="001B5C9E"/>
    <w:rsid w:val="001B631D"/>
    <w:rsid w:val="001B7DC8"/>
    <w:rsid w:val="001C03E0"/>
    <w:rsid w:val="001C0664"/>
    <w:rsid w:val="001C0A82"/>
    <w:rsid w:val="001C1D3B"/>
    <w:rsid w:val="001C21FC"/>
    <w:rsid w:val="001C4BE4"/>
    <w:rsid w:val="001C4D75"/>
    <w:rsid w:val="001C75BB"/>
    <w:rsid w:val="001C7D42"/>
    <w:rsid w:val="001D4B19"/>
    <w:rsid w:val="001D55C1"/>
    <w:rsid w:val="001D5B83"/>
    <w:rsid w:val="001D5C3F"/>
    <w:rsid w:val="001E186F"/>
    <w:rsid w:val="001E39BB"/>
    <w:rsid w:val="001E5F25"/>
    <w:rsid w:val="001F2EE9"/>
    <w:rsid w:val="001F3933"/>
    <w:rsid w:val="001F4212"/>
    <w:rsid w:val="001F51CA"/>
    <w:rsid w:val="001F54E7"/>
    <w:rsid w:val="001F73B4"/>
    <w:rsid w:val="0020347B"/>
    <w:rsid w:val="00204AF1"/>
    <w:rsid w:val="002053D2"/>
    <w:rsid w:val="00206BAD"/>
    <w:rsid w:val="0021010B"/>
    <w:rsid w:val="00210798"/>
    <w:rsid w:val="00210B24"/>
    <w:rsid w:val="00210BA0"/>
    <w:rsid w:val="00213298"/>
    <w:rsid w:val="0021497B"/>
    <w:rsid w:val="00215B30"/>
    <w:rsid w:val="00216DE3"/>
    <w:rsid w:val="0022115D"/>
    <w:rsid w:val="00223295"/>
    <w:rsid w:val="00223CFA"/>
    <w:rsid w:val="002242E3"/>
    <w:rsid w:val="00224894"/>
    <w:rsid w:val="002260D6"/>
    <w:rsid w:val="002339B3"/>
    <w:rsid w:val="00234183"/>
    <w:rsid w:val="002345ED"/>
    <w:rsid w:val="00235764"/>
    <w:rsid w:val="0024012D"/>
    <w:rsid w:val="002427CF"/>
    <w:rsid w:val="002428F4"/>
    <w:rsid w:val="00242D7B"/>
    <w:rsid w:val="00243AEA"/>
    <w:rsid w:val="00244C2E"/>
    <w:rsid w:val="002476D5"/>
    <w:rsid w:val="002501BC"/>
    <w:rsid w:val="00250438"/>
    <w:rsid w:val="0025167A"/>
    <w:rsid w:val="00252107"/>
    <w:rsid w:val="0025219D"/>
    <w:rsid w:val="002526E5"/>
    <w:rsid w:val="00252BE4"/>
    <w:rsid w:val="002536DF"/>
    <w:rsid w:val="00253D18"/>
    <w:rsid w:val="00256970"/>
    <w:rsid w:val="002600F9"/>
    <w:rsid w:val="00260206"/>
    <w:rsid w:val="00260505"/>
    <w:rsid w:val="00260A0B"/>
    <w:rsid w:val="0026163C"/>
    <w:rsid w:val="00261F55"/>
    <w:rsid w:val="002643AB"/>
    <w:rsid w:val="0026702D"/>
    <w:rsid w:val="00267F59"/>
    <w:rsid w:val="0027109B"/>
    <w:rsid w:val="00271A48"/>
    <w:rsid w:val="00274EDA"/>
    <w:rsid w:val="00276996"/>
    <w:rsid w:val="002770AD"/>
    <w:rsid w:val="0027743F"/>
    <w:rsid w:val="00277B37"/>
    <w:rsid w:val="00280076"/>
    <w:rsid w:val="002814B0"/>
    <w:rsid w:val="002816D0"/>
    <w:rsid w:val="00281A1A"/>
    <w:rsid w:val="00282545"/>
    <w:rsid w:val="00283202"/>
    <w:rsid w:val="00283CF5"/>
    <w:rsid w:val="00284867"/>
    <w:rsid w:val="0029125E"/>
    <w:rsid w:val="00295A7F"/>
    <w:rsid w:val="00297653"/>
    <w:rsid w:val="002A3A9D"/>
    <w:rsid w:val="002A4582"/>
    <w:rsid w:val="002A6DA9"/>
    <w:rsid w:val="002B08A5"/>
    <w:rsid w:val="002B0BCB"/>
    <w:rsid w:val="002B100C"/>
    <w:rsid w:val="002B18F6"/>
    <w:rsid w:val="002B1A9B"/>
    <w:rsid w:val="002B2A88"/>
    <w:rsid w:val="002B3558"/>
    <w:rsid w:val="002B3BF5"/>
    <w:rsid w:val="002B4CD1"/>
    <w:rsid w:val="002B532E"/>
    <w:rsid w:val="002B78EE"/>
    <w:rsid w:val="002C1833"/>
    <w:rsid w:val="002C1AEA"/>
    <w:rsid w:val="002C351D"/>
    <w:rsid w:val="002C391B"/>
    <w:rsid w:val="002C4048"/>
    <w:rsid w:val="002C5237"/>
    <w:rsid w:val="002C653D"/>
    <w:rsid w:val="002C6609"/>
    <w:rsid w:val="002D130B"/>
    <w:rsid w:val="002D16B0"/>
    <w:rsid w:val="002D1CC7"/>
    <w:rsid w:val="002D2448"/>
    <w:rsid w:val="002D2AD6"/>
    <w:rsid w:val="002D3A29"/>
    <w:rsid w:val="002D49A9"/>
    <w:rsid w:val="002D49EB"/>
    <w:rsid w:val="002D5DB5"/>
    <w:rsid w:val="002D6A79"/>
    <w:rsid w:val="002E17A5"/>
    <w:rsid w:val="002E24F1"/>
    <w:rsid w:val="002E3054"/>
    <w:rsid w:val="002E3445"/>
    <w:rsid w:val="002E4268"/>
    <w:rsid w:val="002E600A"/>
    <w:rsid w:val="002E74BC"/>
    <w:rsid w:val="002F2F12"/>
    <w:rsid w:val="002F39FB"/>
    <w:rsid w:val="002F3E62"/>
    <w:rsid w:val="002F6A85"/>
    <w:rsid w:val="00300102"/>
    <w:rsid w:val="0030120C"/>
    <w:rsid w:val="00302B7C"/>
    <w:rsid w:val="0030317B"/>
    <w:rsid w:val="0030350E"/>
    <w:rsid w:val="003048F5"/>
    <w:rsid w:val="00305622"/>
    <w:rsid w:val="003067FB"/>
    <w:rsid w:val="003102D3"/>
    <w:rsid w:val="0031356A"/>
    <w:rsid w:val="0031356F"/>
    <w:rsid w:val="00313615"/>
    <w:rsid w:val="00314790"/>
    <w:rsid w:val="0031528F"/>
    <w:rsid w:val="003156F7"/>
    <w:rsid w:val="00315BFB"/>
    <w:rsid w:val="00315EE0"/>
    <w:rsid w:val="003208EF"/>
    <w:rsid w:val="0032318A"/>
    <w:rsid w:val="00324438"/>
    <w:rsid w:val="00325721"/>
    <w:rsid w:val="00326663"/>
    <w:rsid w:val="0032685E"/>
    <w:rsid w:val="00326DBD"/>
    <w:rsid w:val="003319D0"/>
    <w:rsid w:val="0033288D"/>
    <w:rsid w:val="00332EB0"/>
    <w:rsid w:val="00333D9C"/>
    <w:rsid w:val="003357DB"/>
    <w:rsid w:val="00335DFA"/>
    <w:rsid w:val="00337742"/>
    <w:rsid w:val="0034015E"/>
    <w:rsid w:val="00342758"/>
    <w:rsid w:val="00342AB4"/>
    <w:rsid w:val="00342D61"/>
    <w:rsid w:val="00343F98"/>
    <w:rsid w:val="003444D0"/>
    <w:rsid w:val="00345F3A"/>
    <w:rsid w:val="00346B06"/>
    <w:rsid w:val="00346D6F"/>
    <w:rsid w:val="00346DD4"/>
    <w:rsid w:val="003475C5"/>
    <w:rsid w:val="00347A9B"/>
    <w:rsid w:val="00350298"/>
    <w:rsid w:val="0035195D"/>
    <w:rsid w:val="0035619B"/>
    <w:rsid w:val="00357F62"/>
    <w:rsid w:val="00361BF9"/>
    <w:rsid w:val="00362CA3"/>
    <w:rsid w:val="003643A3"/>
    <w:rsid w:val="00365242"/>
    <w:rsid w:val="00370212"/>
    <w:rsid w:val="003704F8"/>
    <w:rsid w:val="00370F2E"/>
    <w:rsid w:val="00372A56"/>
    <w:rsid w:val="003740CB"/>
    <w:rsid w:val="00375847"/>
    <w:rsid w:val="003777A0"/>
    <w:rsid w:val="00377A9E"/>
    <w:rsid w:val="003803EF"/>
    <w:rsid w:val="00381BCD"/>
    <w:rsid w:val="00381EDA"/>
    <w:rsid w:val="0038220B"/>
    <w:rsid w:val="0038262E"/>
    <w:rsid w:val="00382A84"/>
    <w:rsid w:val="00384A3F"/>
    <w:rsid w:val="00384F2C"/>
    <w:rsid w:val="00387646"/>
    <w:rsid w:val="00387E8C"/>
    <w:rsid w:val="00390EBB"/>
    <w:rsid w:val="00391F0A"/>
    <w:rsid w:val="003929B4"/>
    <w:rsid w:val="00392FF6"/>
    <w:rsid w:val="003947D5"/>
    <w:rsid w:val="00395806"/>
    <w:rsid w:val="00395A52"/>
    <w:rsid w:val="0039619D"/>
    <w:rsid w:val="00396DD3"/>
    <w:rsid w:val="00397508"/>
    <w:rsid w:val="00397BE7"/>
    <w:rsid w:val="003A076B"/>
    <w:rsid w:val="003A21C1"/>
    <w:rsid w:val="003A2B15"/>
    <w:rsid w:val="003A5317"/>
    <w:rsid w:val="003A6005"/>
    <w:rsid w:val="003A65DC"/>
    <w:rsid w:val="003B26D4"/>
    <w:rsid w:val="003B4FB1"/>
    <w:rsid w:val="003B6FC6"/>
    <w:rsid w:val="003B6FD9"/>
    <w:rsid w:val="003C3CF5"/>
    <w:rsid w:val="003C3F7D"/>
    <w:rsid w:val="003C441E"/>
    <w:rsid w:val="003C4DE4"/>
    <w:rsid w:val="003C55A5"/>
    <w:rsid w:val="003C5C69"/>
    <w:rsid w:val="003C7309"/>
    <w:rsid w:val="003D0ECD"/>
    <w:rsid w:val="003D14BA"/>
    <w:rsid w:val="003D282E"/>
    <w:rsid w:val="003D35AB"/>
    <w:rsid w:val="003D4A3A"/>
    <w:rsid w:val="003D7C55"/>
    <w:rsid w:val="003D7F70"/>
    <w:rsid w:val="003E0CDD"/>
    <w:rsid w:val="003E1FD9"/>
    <w:rsid w:val="003E22D5"/>
    <w:rsid w:val="003E2307"/>
    <w:rsid w:val="003E39B2"/>
    <w:rsid w:val="003E4F02"/>
    <w:rsid w:val="003E5021"/>
    <w:rsid w:val="003E5AEA"/>
    <w:rsid w:val="003F1609"/>
    <w:rsid w:val="003F1CDF"/>
    <w:rsid w:val="003F205F"/>
    <w:rsid w:val="003F4425"/>
    <w:rsid w:val="004004FE"/>
    <w:rsid w:val="00400626"/>
    <w:rsid w:val="00403D77"/>
    <w:rsid w:val="0040596C"/>
    <w:rsid w:val="0040776E"/>
    <w:rsid w:val="00412AE4"/>
    <w:rsid w:val="00412C38"/>
    <w:rsid w:val="004130CD"/>
    <w:rsid w:val="00413651"/>
    <w:rsid w:val="00413E77"/>
    <w:rsid w:val="00414F1B"/>
    <w:rsid w:val="004166FE"/>
    <w:rsid w:val="00420D84"/>
    <w:rsid w:val="00422327"/>
    <w:rsid w:val="00424951"/>
    <w:rsid w:val="00426784"/>
    <w:rsid w:val="00431AF9"/>
    <w:rsid w:val="004377C5"/>
    <w:rsid w:val="004379B7"/>
    <w:rsid w:val="004401FA"/>
    <w:rsid w:val="004433F4"/>
    <w:rsid w:val="0044359F"/>
    <w:rsid w:val="00443C28"/>
    <w:rsid w:val="00443D2A"/>
    <w:rsid w:val="004472CB"/>
    <w:rsid w:val="00452593"/>
    <w:rsid w:val="00453403"/>
    <w:rsid w:val="004534ED"/>
    <w:rsid w:val="0045353C"/>
    <w:rsid w:val="0045387A"/>
    <w:rsid w:val="00453DA9"/>
    <w:rsid w:val="00453EB3"/>
    <w:rsid w:val="00454916"/>
    <w:rsid w:val="00456577"/>
    <w:rsid w:val="00460CB4"/>
    <w:rsid w:val="00462734"/>
    <w:rsid w:val="00462E89"/>
    <w:rsid w:val="004650B3"/>
    <w:rsid w:val="004654BE"/>
    <w:rsid w:val="00465DF1"/>
    <w:rsid w:val="00470252"/>
    <w:rsid w:val="00470E1C"/>
    <w:rsid w:val="004710D5"/>
    <w:rsid w:val="00471EA1"/>
    <w:rsid w:val="004731D7"/>
    <w:rsid w:val="00473337"/>
    <w:rsid w:val="00473742"/>
    <w:rsid w:val="00476249"/>
    <w:rsid w:val="004768DE"/>
    <w:rsid w:val="0048005C"/>
    <w:rsid w:val="00480262"/>
    <w:rsid w:val="00480DD3"/>
    <w:rsid w:val="00482F38"/>
    <w:rsid w:val="00483E64"/>
    <w:rsid w:val="00487343"/>
    <w:rsid w:val="00490C6E"/>
    <w:rsid w:val="0049129F"/>
    <w:rsid w:val="00493623"/>
    <w:rsid w:val="00493735"/>
    <w:rsid w:val="00493ABB"/>
    <w:rsid w:val="00494332"/>
    <w:rsid w:val="00495603"/>
    <w:rsid w:val="004A1FCA"/>
    <w:rsid w:val="004A2470"/>
    <w:rsid w:val="004A2599"/>
    <w:rsid w:val="004A2A37"/>
    <w:rsid w:val="004A49B2"/>
    <w:rsid w:val="004A5B03"/>
    <w:rsid w:val="004A63EC"/>
    <w:rsid w:val="004A7B54"/>
    <w:rsid w:val="004B1067"/>
    <w:rsid w:val="004B2F37"/>
    <w:rsid w:val="004B430B"/>
    <w:rsid w:val="004B6610"/>
    <w:rsid w:val="004B67B9"/>
    <w:rsid w:val="004C0D2A"/>
    <w:rsid w:val="004C1391"/>
    <w:rsid w:val="004C14B7"/>
    <w:rsid w:val="004C165A"/>
    <w:rsid w:val="004C1DB6"/>
    <w:rsid w:val="004C2F5E"/>
    <w:rsid w:val="004C40DB"/>
    <w:rsid w:val="004C4432"/>
    <w:rsid w:val="004C4F77"/>
    <w:rsid w:val="004C5C45"/>
    <w:rsid w:val="004D0706"/>
    <w:rsid w:val="004D2E78"/>
    <w:rsid w:val="004D6CED"/>
    <w:rsid w:val="004E06AD"/>
    <w:rsid w:val="004E1DE5"/>
    <w:rsid w:val="004E266C"/>
    <w:rsid w:val="004E2E17"/>
    <w:rsid w:val="004E5684"/>
    <w:rsid w:val="004E6593"/>
    <w:rsid w:val="004F2F66"/>
    <w:rsid w:val="004F4481"/>
    <w:rsid w:val="004F473C"/>
    <w:rsid w:val="004F6AD0"/>
    <w:rsid w:val="00502391"/>
    <w:rsid w:val="00502721"/>
    <w:rsid w:val="005027B2"/>
    <w:rsid w:val="00505D0A"/>
    <w:rsid w:val="005068E9"/>
    <w:rsid w:val="00507B6B"/>
    <w:rsid w:val="00510296"/>
    <w:rsid w:val="00510BB5"/>
    <w:rsid w:val="00511123"/>
    <w:rsid w:val="00514F2E"/>
    <w:rsid w:val="005160C0"/>
    <w:rsid w:val="00516344"/>
    <w:rsid w:val="00516883"/>
    <w:rsid w:val="005204A2"/>
    <w:rsid w:val="00521873"/>
    <w:rsid w:val="00522A2F"/>
    <w:rsid w:val="00523724"/>
    <w:rsid w:val="00523F5B"/>
    <w:rsid w:val="00523F6A"/>
    <w:rsid w:val="00525535"/>
    <w:rsid w:val="00525BB4"/>
    <w:rsid w:val="00527916"/>
    <w:rsid w:val="00527EC5"/>
    <w:rsid w:val="0053008E"/>
    <w:rsid w:val="005304A0"/>
    <w:rsid w:val="005325BD"/>
    <w:rsid w:val="0053325E"/>
    <w:rsid w:val="00533374"/>
    <w:rsid w:val="005340BC"/>
    <w:rsid w:val="0053572A"/>
    <w:rsid w:val="00535B75"/>
    <w:rsid w:val="00537F29"/>
    <w:rsid w:val="00540518"/>
    <w:rsid w:val="00541BF6"/>
    <w:rsid w:val="005442AA"/>
    <w:rsid w:val="0054541D"/>
    <w:rsid w:val="00545DC0"/>
    <w:rsid w:val="00545FC2"/>
    <w:rsid w:val="00546281"/>
    <w:rsid w:val="00547E6E"/>
    <w:rsid w:val="00551039"/>
    <w:rsid w:val="00552517"/>
    <w:rsid w:val="005532F3"/>
    <w:rsid w:val="00553332"/>
    <w:rsid w:val="005554F6"/>
    <w:rsid w:val="00562310"/>
    <w:rsid w:val="005632EF"/>
    <w:rsid w:val="0056482A"/>
    <w:rsid w:val="00565B3C"/>
    <w:rsid w:val="0056711D"/>
    <w:rsid w:val="00567314"/>
    <w:rsid w:val="00573275"/>
    <w:rsid w:val="00574854"/>
    <w:rsid w:val="00577D66"/>
    <w:rsid w:val="005805B2"/>
    <w:rsid w:val="00582E2E"/>
    <w:rsid w:val="00583C10"/>
    <w:rsid w:val="00584997"/>
    <w:rsid w:val="00584EA6"/>
    <w:rsid w:val="005854BD"/>
    <w:rsid w:val="00587D0E"/>
    <w:rsid w:val="00590FB3"/>
    <w:rsid w:val="00591A8B"/>
    <w:rsid w:val="005931C2"/>
    <w:rsid w:val="00593F5C"/>
    <w:rsid w:val="005968CE"/>
    <w:rsid w:val="005971C9"/>
    <w:rsid w:val="005A0291"/>
    <w:rsid w:val="005A2A40"/>
    <w:rsid w:val="005A343A"/>
    <w:rsid w:val="005A3BEB"/>
    <w:rsid w:val="005A3FB6"/>
    <w:rsid w:val="005A4534"/>
    <w:rsid w:val="005A5443"/>
    <w:rsid w:val="005A5A25"/>
    <w:rsid w:val="005A6B53"/>
    <w:rsid w:val="005A6CF2"/>
    <w:rsid w:val="005A7B4C"/>
    <w:rsid w:val="005B0F98"/>
    <w:rsid w:val="005B19B6"/>
    <w:rsid w:val="005B1ECA"/>
    <w:rsid w:val="005B1ECB"/>
    <w:rsid w:val="005B34F0"/>
    <w:rsid w:val="005B3654"/>
    <w:rsid w:val="005B3D5D"/>
    <w:rsid w:val="005B46F0"/>
    <w:rsid w:val="005B5B19"/>
    <w:rsid w:val="005B5D95"/>
    <w:rsid w:val="005B6084"/>
    <w:rsid w:val="005B7D01"/>
    <w:rsid w:val="005C0870"/>
    <w:rsid w:val="005C09D5"/>
    <w:rsid w:val="005C13A6"/>
    <w:rsid w:val="005C1CDF"/>
    <w:rsid w:val="005C3032"/>
    <w:rsid w:val="005C47FE"/>
    <w:rsid w:val="005C4B16"/>
    <w:rsid w:val="005C7EA0"/>
    <w:rsid w:val="005D2C1C"/>
    <w:rsid w:val="005D45D5"/>
    <w:rsid w:val="005D4ADE"/>
    <w:rsid w:val="005D7AB8"/>
    <w:rsid w:val="005E090C"/>
    <w:rsid w:val="005E1953"/>
    <w:rsid w:val="005E25B5"/>
    <w:rsid w:val="005E50C6"/>
    <w:rsid w:val="005E5493"/>
    <w:rsid w:val="005E68B1"/>
    <w:rsid w:val="005F28EC"/>
    <w:rsid w:val="005F28FB"/>
    <w:rsid w:val="005F3AA6"/>
    <w:rsid w:val="005F40AB"/>
    <w:rsid w:val="005F440B"/>
    <w:rsid w:val="005F5B34"/>
    <w:rsid w:val="005F6B9C"/>
    <w:rsid w:val="005F6D07"/>
    <w:rsid w:val="005F70EE"/>
    <w:rsid w:val="00602C59"/>
    <w:rsid w:val="006030AF"/>
    <w:rsid w:val="00604A98"/>
    <w:rsid w:val="0061008A"/>
    <w:rsid w:val="00613B64"/>
    <w:rsid w:val="00613EEB"/>
    <w:rsid w:val="006156C5"/>
    <w:rsid w:val="00615BF5"/>
    <w:rsid w:val="00615FBE"/>
    <w:rsid w:val="006173B6"/>
    <w:rsid w:val="006173E5"/>
    <w:rsid w:val="006178A3"/>
    <w:rsid w:val="0062280E"/>
    <w:rsid w:val="00623B0F"/>
    <w:rsid w:val="006248E6"/>
    <w:rsid w:val="00627021"/>
    <w:rsid w:val="006311EB"/>
    <w:rsid w:val="0063167E"/>
    <w:rsid w:val="006318CA"/>
    <w:rsid w:val="0063207C"/>
    <w:rsid w:val="006337FD"/>
    <w:rsid w:val="00633865"/>
    <w:rsid w:val="00634D62"/>
    <w:rsid w:val="00634E11"/>
    <w:rsid w:val="00635580"/>
    <w:rsid w:val="00637AD0"/>
    <w:rsid w:val="00641461"/>
    <w:rsid w:val="0064292F"/>
    <w:rsid w:val="006429B7"/>
    <w:rsid w:val="00646812"/>
    <w:rsid w:val="00646B78"/>
    <w:rsid w:val="0065162F"/>
    <w:rsid w:val="00655BA9"/>
    <w:rsid w:val="00662B07"/>
    <w:rsid w:val="006651D0"/>
    <w:rsid w:val="00667603"/>
    <w:rsid w:val="00671BD4"/>
    <w:rsid w:val="00672484"/>
    <w:rsid w:val="00673703"/>
    <w:rsid w:val="00673E0B"/>
    <w:rsid w:val="006747C3"/>
    <w:rsid w:val="00676D0B"/>
    <w:rsid w:val="00682ACC"/>
    <w:rsid w:val="00684535"/>
    <w:rsid w:val="0068465B"/>
    <w:rsid w:val="00684DB5"/>
    <w:rsid w:val="00686275"/>
    <w:rsid w:val="006868F0"/>
    <w:rsid w:val="0068719D"/>
    <w:rsid w:val="006877A8"/>
    <w:rsid w:val="0069051A"/>
    <w:rsid w:val="006913A6"/>
    <w:rsid w:val="00692818"/>
    <w:rsid w:val="00695B70"/>
    <w:rsid w:val="0069625D"/>
    <w:rsid w:val="00697039"/>
    <w:rsid w:val="00697F45"/>
    <w:rsid w:val="006A0188"/>
    <w:rsid w:val="006A0B03"/>
    <w:rsid w:val="006A1890"/>
    <w:rsid w:val="006A2A95"/>
    <w:rsid w:val="006A41F5"/>
    <w:rsid w:val="006A49C1"/>
    <w:rsid w:val="006A4C70"/>
    <w:rsid w:val="006A6938"/>
    <w:rsid w:val="006A7CC4"/>
    <w:rsid w:val="006B2536"/>
    <w:rsid w:val="006B28A1"/>
    <w:rsid w:val="006B33B5"/>
    <w:rsid w:val="006B44CE"/>
    <w:rsid w:val="006B5FBD"/>
    <w:rsid w:val="006B7DDA"/>
    <w:rsid w:val="006C00EA"/>
    <w:rsid w:val="006C047B"/>
    <w:rsid w:val="006C058D"/>
    <w:rsid w:val="006C2BC8"/>
    <w:rsid w:val="006C646E"/>
    <w:rsid w:val="006C6739"/>
    <w:rsid w:val="006C7C9F"/>
    <w:rsid w:val="006D0315"/>
    <w:rsid w:val="006D09A2"/>
    <w:rsid w:val="006D11DC"/>
    <w:rsid w:val="006D3F12"/>
    <w:rsid w:val="006D5999"/>
    <w:rsid w:val="006D67D9"/>
    <w:rsid w:val="006E2666"/>
    <w:rsid w:val="006E294E"/>
    <w:rsid w:val="006E384E"/>
    <w:rsid w:val="006E4490"/>
    <w:rsid w:val="006E585F"/>
    <w:rsid w:val="006E78A3"/>
    <w:rsid w:val="006F00DA"/>
    <w:rsid w:val="006F0B23"/>
    <w:rsid w:val="006F108D"/>
    <w:rsid w:val="006F1116"/>
    <w:rsid w:val="006F1911"/>
    <w:rsid w:val="006F2B57"/>
    <w:rsid w:val="006F45EE"/>
    <w:rsid w:val="006F4B16"/>
    <w:rsid w:val="006F4D7E"/>
    <w:rsid w:val="006F5BB2"/>
    <w:rsid w:val="006F6C8E"/>
    <w:rsid w:val="006F6E7C"/>
    <w:rsid w:val="00700E83"/>
    <w:rsid w:val="00702633"/>
    <w:rsid w:val="00702DE0"/>
    <w:rsid w:val="00704057"/>
    <w:rsid w:val="0070429D"/>
    <w:rsid w:val="00704D10"/>
    <w:rsid w:val="00705C27"/>
    <w:rsid w:val="007105CB"/>
    <w:rsid w:val="007114A7"/>
    <w:rsid w:val="00713061"/>
    <w:rsid w:val="00715275"/>
    <w:rsid w:val="00715B57"/>
    <w:rsid w:val="00720469"/>
    <w:rsid w:val="0072080E"/>
    <w:rsid w:val="007214AD"/>
    <w:rsid w:val="00721617"/>
    <w:rsid w:val="00722229"/>
    <w:rsid w:val="00724B61"/>
    <w:rsid w:val="007266B8"/>
    <w:rsid w:val="00726F8E"/>
    <w:rsid w:val="00732E09"/>
    <w:rsid w:val="00735134"/>
    <w:rsid w:val="00735E8B"/>
    <w:rsid w:val="00736467"/>
    <w:rsid w:val="00737534"/>
    <w:rsid w:val="00741038"/>
    <w:rsid w:val="00741CA0"/>
    <w:rsid w:val="00743A84"/>
    <w:rsid w:val="00744D87"/>
    <w:rsid w:val="0074545D"/>
    <w:rsid w:val="00747492"/>
    <w:rsid w:val="00747914"/>
    <w:rsid w:val="0075170C"/>
    <w:rsid w:val="00753815"/>
    <w:rsid w:val="00755125"/>
    <w:rsid w:val="00755B0F"/>
    <w:rsid w:val="00755DC4"/>
    <w:rsid w:val="00756728"/>
    <w:rsid w:val="00756802"/>
    <w:rsid w:val="00760194"/>
    <w:rsid w:val="00762756"/>
    <w:rsid w:val="007632FC"/>
    <w:rsid w:val="00766484"/>
    <w:rsid w:val="007674EA"/>
    <w:rsid w:val="007703EA"/>
    <w:rsid w:val="00770EC6"/>
    <w:rsid w:val="007717F2"/>
    <w:rsid w:val="0077382D"/>
    <w:rsid w:val="0077445E"/>
    <w:rsid w:val="00775202"/>
    <w:rsid w:val="0077645B"/>
    <w:rsid w:val="0077792F"/>
    <w:rsid w:val="00777B54"/>
    <w:rsid w:val="00780AFA"/>
    <w:rsid w:val="00780B73"/>
    <w:rsid w:val="00782B25"/>
    <w:rsid w:val="0079082F"/>
    <w:rsid w:val="00790CC6"/>
    <w:rsid w:val="00791CD1"/>
    <w:rsid w:val="0079549B"/>
    <w:rsid w:val="007955CC"/>
    <w:rsid w:val="00795EA3"/>
    <w:rsid w:val="00795FBA"/>
    <w:rsid w:val="00795FE8"/>
    <w:rsid w:val="0079629D"/>
    <w:rsid w:val="0079752B"/>
    <w:rsid w:val="007A1993"/>
    <w:rsid w:val="007A34E4"/>
    <w:rsid w:val="007A4276"/>
    <w:rsid w:val="007A50BB"/>
    <w:rsid w:val="007A57BD"/>
    <w:rsid w:val="007A6ABB"/>
    <w:rsid w:val="007B0D6E"/>
    <w:rsid w:val="007B3CFD"/>
    <w:rsid w:val="007B5775"/>
    <w:rsid w:val="007B58A9"/>
    <w:rsid w:val="007B596B"/>
    <w:rsid w:val="007C140C"/>
    <w:rsid w:val="007C443E"/>
    <w:rsid w:val="007C56BC"/>
    <w:rsid w:val="007C6FA1"/>
    <w:rsid w:val="007D067D"/>
    <w:rsid w:val="007D49C1"/>
    <w:rsid w:val="007D4ED9"/>
    <w:rsid w:val="007D5D3D"/>
    <w:rsid w:val="007D6E49"/>
    <w:rsid w:val="007D7552"/>
    <w:rsid w:val="007D7DDB"/>
    <w:rsid w:val="007E161F"/>
    <w:rsid w:val="007E2EAB"/>
    <w:rsid w:val="007E47CD"/>
    <w:rsid w:val="007E71BF"/>
    <w:rsid w:val="007E7DDD"/>
    <w:rsid w:val="007F0FCA"/>
    <w:rsid w:val="007F4F11"/>
    <w:rsid w:val="007F56DF"/>
    <w:rsid w:val="007F77B0"/>
    <w:rsid w:val="0080220A"/>
    <w:rsid w:val="0080352B"/>
    <w:rsid w:val="008036DB"/>
    <w:rsid w:val="00803E2E"/>
    <w:rsid w:val="008054C5"/>
    <w:rsid w:val="008060F6"/>
    <w:rsid w:val="008068E6"/>
    <w:rsid w:val="008075F9"/>
    <w:rsid w:val="008076B3"/>
    <w:rsid w:val="008101A4"/>
    <w:rsid w:val="0081083C"/>
    <w:rsid w:val="00814886"/>
    <w:rsid w:val="008216F3"/>
    <w:rsid w:val="008266D7"/>
    <w:rsid w:val="0082702B"/>
    <w:rsid w:val="00830289"/>
    <w:rsid w:val="0083031C"/>
    <w:rsid w:val="008342C4"/>
    <w:rsid w:val="00834ECC"/>
    <w:rsid w:val="00835B24"/>
    <w:rsid w:val="008372EE"/>
    <w:rsid w:val="0084227C"/>
    <w:rsid w:val="008448E8"/>
    <w:rsid w:val="00844CB6"/>
    <w:rsid w:val="00844E8D"/>
    <w:rsid w:val="008453B4"/>
    <w:rsid w:val="008457EA"/>
    <w:rsid w:val="00845849"/>
    <w:rsid w:val="00850A4A"/>
    <w:rsid w:val="0085184E"/>
    <w:rsid w:val="008524AE"/>
    <w:rsid w:val="00852CE8"/>
    <w:rsid w:val="00853087"/>
    <w:rsid w:val="0085416F"/>
    <w:rsid w:val="008542D5"/>
    <w:rsid w:val="00855212"/>
    <w:rsid w:val="00855603"/>
    <w:rsid w:val="008561AC"/>
    <w:rsid w:val="00856287"/>
    <w:rsid w:val="00856A7A"/>
    <w:rsid w:val="008614B6"/>
    <w:rsid w:val="008617FD"/>
    <w:rsid w:val="00862098"/>
    <w:rsid w:val="00863026"/>
    <w:rsid w:val="00863336"/>
    <w:rsid w:val="00863A12"/>
    <w:rsid w:val="00863CDB"/>
    <w:rsid w:val="00865DC1"/>
    <w:rsid w:val="00865EF1"/>
    <w:rsid w:val="00867E9D"/>
    <w:rsid w:val="00870B1D"/>
    <w:rsid w:val="0087246C"/>
    <w:rsid w:val="0087358F"/>
    <w:rsid w:val="00873CC7"/>
    <w:rsid w:val="00874E20"/>
    <w:rsid w:val="008758FA"/>
    <w:rsid w:val="0087718E"/>
    <w:rsid w:val="00877812"/>
    <w:rsid w:val="00881DA1"/>
    <w:rsid w:val="00882F86"/>
    <w:rsid w:val="0088607D"/>
    <w:rsid w:val="00886359"/>
    <w:rsid w:val="00886FCC"/>
    <w:rsid w:val="00887650"/>
    <w:rsid w:val="00887CE1"/>
    <w:rsid w:val="00891386"/>
    <w:rsid w:val="00891E2B"/>
    <w:rsid w:val="0089298E"/>
    <w:rsid w:val="00894ADD"/>
    <w:rsid w:val="00895971"/>
    <w:rsid w:val="00895F8C"/>
    <w:rsid w:val="00896629"/>
    <w:rsid w:val="0089704F"/>
    <w:rsid w:val="0089734E"/>
    <w:rsid w:val="008977E2"/>
    <w:rsid w:val="00897978"/>
    <w:rsid w:val="008A0E5B"/>
    <w:rsid w:val="008A0EA4"/>
    <w:rsid w:val="008A3D37"/>
    <w:rsid w:val="008A4656"/>
    <w:rsid w:val="008A5AC4"/>
    <w:rsid w:val="008A5BFE"/>
    <w:rsid w:val="008A61B0"/>
    <w:rsid w:val="008A7E4A"/>
    <w:rsid w:val="008B0EA2"/>
    <w:rsid w:val="008B23EC"/>
    <w:rsid w:val="008B40FF"/>
    <w:rsid w:val="008B4725"/>
    <w:rsid w:val="008B4734"/>
    <w:rsid w:val="008B4D13"/>
    <w:rsid w:val="008B54E4"/>
    <w:rsid w:val="008B5F5D"/>
    <w:rsid w:val="008C2876"/>
    <w:rsid w:val="008C4375"/>
    <w:rsid w:val="008C52D7"/>
    <w:rsid w:val="008C7751"/>
    <w:rsid w:val="008D47A0"/>
    <w:rsid w:val="008D71B5"/>
    <w:rsid w:val="008E13CE"/>
    <w:rsid w:val="008E2EDC"/>
    <w:rsid w:val="008E3FDC"/>
    <w:rsid w:val="008E66B4"/>
    <w:rsid w:val="008F2512"/>
    <w:rsid w:val="008F29A8"/>
    <w:rsid w:val="008F2DA3"/>
    <w:rsid w:val="008F2EF5"/>
    <w:rsid w:val="008F488E"/>
    <w:rsid w:val="008F4BE1"/>
    <w:rsid w:val="008F584A"/>
    <w:rsid w:val="008F65A2"/>
    <w:rsid w:val="008F73F4"/>
    <w:rsid w:val="00900D34"/>
    <w:rsid w:val="00900FAE"/>
    <w:rsid w:val="00903E90"/>
    <w:rsid w:val="00904AEB"/>
    <w:rsid w:val="009061A5"/>
    <w:rsid w:val="00910808"/>
    <w:rsid w:val="00910BAC"/>
    <w:rsid w:val="00910F30"/>
    <w:rsid w:val="00912F83"/>
    <w:rsid w:val="00913EE3"/>
    <w:rsid w:val="00921A5B"/>
    <w:rsid w:val="00922C3D"/>
    <w:rsid w:val="0092473D"/>
    <w:rsid w:val="00927C6D"/>
    <w:rsid w:val="0093018E"/>
    <w:rsid w:val="009302D4"/>
    <w:rsid w:val="00931DD7"/>
    <w:rsid w:val="00931F91"/>
    <w:rsid w:val="009351B4"/>
    <w:rsid w:val="00937D92"/>
    <w:rsid w:val="00940044"/>
    <w:rsid w:val="00941402"/>
    <w:rsid w:val="00942C6F"/>
    <w:rsid w:val="009449E9"/>
    <w:rsid w:val="00945A05"/>
    <w:rsid w:val="009473C0"/>
    <w:rsid w:val="009478F1"/>
    <w:rsid w:val="00950639"/>
    <w:rsid w:val="0095072F"/>
    <w:rsid w:val="00950C5C"/>
    <w:rsid w:val="009538BF"/>
    <w:rsid w:val="0095792A"/>
    <w:rsid w:val="00957F7F"/>
    <w:rsid w:val="00960D7D"/>
    <w:rsid w:val="00962DF9"/>
    <w:rsid w:val="009630BF"/>
    <w:rsid w:val="0096487C"/>
    <w:rsid w:val="0096589E"/>
    <w:rsid w:val="0096611D"/>
    <w:rsid w:val="0097559E"/>
    <w:rsid w:val="00977FA9"/>
    <w:rsid w:val="00980A55"/>
    <w:rsid w:val="00981D17"/>
    <w:rsid w:val="00982C10"/>
    <w:rsid w:val="00984198"/>
    <w:rsid w:val="009843A1"/>
    <w:rsid w:val="009873FD"/>
    <w:rsid w:val="009919C6"/>
    <w:rsid w:val="0099494D"/>
    <w:rsid w:val="00996093"/>
    <w:rsid w:val="009A2555"/>
    <w:rsid w:val="009A269C"/>
    <w:rsid w:val="009A2E17"/>
    <w:rsid w:val="009A4E7D"/>
    <w:rsid w:val="009A5CB2"/>
    <w:rsid w:val="009B0ACC"/>
    <w:rsid w:val="009B2E3E"/>
    <w:rsid w:val="009B39C6"/>
    <w:rsid w:val="009B3DF6"/>
    <w:rsid w:val="009B489E"/>
    <w:rsid w:val="009B6D16"/>
    <w:rsid w:val="009B7958"/>
    <w:rsid w:val="009C0EF0"/>
    <w:rsid w:val="009C1942"/>
    <w:rsid w:val="009C1CBA"/>
    <w:rsid w:val="009C2825"/>
    <w:rsid w:val="009C42B5"/>
    <w:rsid w:val="009D321E"/>
    <w:rsid w:val="009D3CFB"/>
    <w:rsid w:val="009D60B3"/>
    <w:rsid w:val="009E06A7"/>
    <w:rsid w:val="009E4162"/>
    <w:rsid w:val="009E4754"/>
    <w:rsid w:val="009E56E6"/>
    <w:rsid w:val="009E5ACC"/>
    <w:rsid w:val="009E6953"/>
    <w:rsid w:val="009E78E6"/>
    <w:rsid w:val="009F0028"/>
    <w:rsid w:val="009F0FBC"/>
    <w:rsid w:val="009F1006"/>
    <w:rsid w:val="009F1519"/>
    <w:rsid w:val="009F15AC"/>
    <w:rsid w:val="009F17A7"/>
    <w:rsid w:val="009F385A"/>
    <w:rsid w:val="009F7D2E"/>
    <w:rsid w:val="00A000B6"/>
    <w:rsid w:val="00A007EC"/>
    <w:rsid w:val="00A00BDB"/>
    <w:rsid w:val="00A02597"/>
    <w:rsid w:val="00A03331"/>
    <w:rsid w:val="00A07473"/>
    <w:rsid w:val="00A11435"/>
    <w:rsid w:val="00A11782"/>
    <w:rsid w:val="00A11EED"/>
    <w:rsid w:val="00A13491"/>
    <w:rsid w:val="00A13D24"/>
    <w:rsid w:val="00A13EE7"/>
    <w:rsid w:val="00A14A32"/>
    <w:rsid w:val="00A14A64"/>
    <w:rsid w:val="00A1602A"/>
    <w:rsid w:val="00A1785D"/>
    <w:rsid w:val="00A17C7D"/>
    <w:rsid w:val="00A21A14"/>
    <w:rsid w:val="00A255E9"/>
    <w:rsid w:val="00A26507"/>
    <w:rsid w:val="00A26BD3"/>
    <w:rsid w:val="00A27BAE"/>
    <w:rsid w:val="00A32517"/>
    <w:rsid w:val="00A32BFD"/>
    <w:rsid w:val="00A335D7"/>
    <w:rsid w:val="00A33803"/>
    <w:rsid w:val="00A41226"/>
    <w:rsid w:val="00A41378"/>
    <w:rsid w:val="00A43632"/>
    <w:rsid w:val="00A4497E"/>
    <w:rsid w:val="00A44BDC"/>
    <w:rsid w:val="00A45D91"/>
    <w:rsid w:val="00A46797"/>
    <w:rsid w:val="00A50E37"/>
    <w:rsid w:val="00A50FF4"/>
    <w:rsid w:val="00A515D2"/>
    <w:rsid w:val="00A519D3"/>
    <w:rsid w:val="00A53094"/>
    <w:rsid w:val="00A56DD8"/>
    <w:rsid w:val="00A56FB8"/>
    <w:rsid w:val="00A57DD7"/>
    <w:rsid w:val="00A639BD"/>
    <w:rsid w:val="00A650D8"/>
    <w:rsid w:val="00A651EA"/>
    <w:rsid w:val="00A67F24"/>
    <w:rsid w:val="00A71379"/>
    <w:rsid w:val="00A72472"/>
    <w:rsid w:val="00A73C49"/>
    <w:rsid w:val="00A75BE3"/>
    <w:rsid w:val="00A77038"/>
    <w:rsid w:val="00A7753C"/>
    <w:rsid w:val="00A8035B"/>
    <w:rsid w:val="00A804FB"/>
    <w:rsid w:val="00A80F4C"/>
    <w:rsid w:val="00A812B2"/>
    <w:rsid w:val="00A8152D"/>
    <w:rsid w:val="00A83E05"/>
    <w:rsid w:val="00A84AE3"/>
    <w:rsid w:val="00A87FEF"/>
    <w:rsid w:val="00A9038D"/>
    <w:rsid w:val="00A91074"/>
    <w:rsid w:val="00A913FA"/>
    <w:rsid w:val="00A917A6"/>
    <w:rsid w:val="00A91BD7"/>
    <w:rsid w:val="00A938BD"/>
    <w:rsid w:val="00A94FC9"/>
    <w:rsid w:val="00A954DB"/>
    <w:rsid w:val="00A95EFA"/>
    <w:rsid w:val="00AA076E"/>
    <w:rsid w:val="00AA2C85"/>
    <w:rsid w:val="00AA3036"/>
    <w:rsid w:val="00AA3547"/>
    <w:rsid w:val="00AA4542"/>
    <w:rsid w:val="00AA4BFB"/>
    <w:rsid w:val="00AA589A"/>
    <w:rsid w:val="00AA5C70"/>
    <w:rsid w:val="00AA6A37"/>
    <w:rsid w:val="00AA6E27"/>
    <w:rsid w:val="00AB4009"/>
    <w:rsid w:val="00AB4E20"/>
    <w:rsid w:val="00AB5383"/>
    <w:rsid w:val="00AB65BB"/>
    <w:rsid w:val="00AC05F9"/>
    <w:rsid w:val="00AC26C0"/>
    <w:rsid w:val="00AC5C61"/>
    <w:rsid w:val="00AC65E3"/>
    <w:rsid w:val="00AC6959"/>
    <w:rsid w:val="00AC7B32"/>
    <w:rsid w:val="00AD0548"/>
    <w:rsid w:val="00AD0F88"/>
    <w:rsid w:val="00AD1D91"/>
    <w:rsid w:val="00AD1E5D"/>
    <w:rsid w:val="00AD4914"/>
    <w:rsid w:val="00AD5EF2"/>
    <w:rsid w:val="00AD7D79"/>
    <w:rsid w:val="00AD7DA0"/>
    <w:rsid w:val="00AE0B52"/>
    <w:rsid w:val="00AE4750"/>
    <w:rsid w:val="00AE5042"/>
    <w:rsid w:val="00AE5AB1"/>
    <w:rsid w:val="00AE7377"/>
    <w:rsid w:val="00AF101E"/>
    <w:rsid w:val="00AF174F"/>
    <w:rsid w:val="00AF21F8"/>
    <w:rsid w:val="00AF23A2"/>
    <w:rsid w:val="00AF43E9"/>
    <w:rsid w:val="00AF4662"/>
    <w:rsid w:val="00AF47F1"/>
    <w:rsid w:val="00AF4B2F"/>
    <w:rsid w:val="00B00206"/>
    <w:rsid w:val="00B03077"/>
    <w:rsid w:val="00B034C5"/>
    <w:rsid w:val="00B03F91"/>
    <w:rsid w:val="00B051FD"/>
    <w:rsid w:val="00B0601A"/>
    <w:rsid w:val="00B06F7B"/>
    <w:rsid w:val="00B07F57"/>
    <w:rsid w:val="00B1084C"/>
    <w:rsid w:val="00B10D24"/>
    <w:rsid w:val="00B114FD"/>
    <w:rsid w:val="00B13E32"/>
    <w:rsid w:val="00B150D5"/>
    <w:rsid w:val="00B1522E"/>
    <w:rsid w:val="00B15331"/>
    <w:rsid w:val="00B16746"/>
    <w:rsid w:val="00B204FF"/>
    <w:rsid w:val="00B2094A"/>
    <w:rsid w:val="00B20D06"/>
    <w:rsid w:val="00B21067"/>
    <w:rsid w:val="00B2132E"/>
    <w:rsid w:val="00B2195E"/>
    <w:rsid w:val="00B2565B"/>
    <w:rsid w:val="00B258FB"/>
    <w:rsid w:val="00B26203"/>
    <w:rsid w:val="00B303E9"/>
    <w:rsid w:val="00B30508"/>
    <w:rsid w:val="00B312CE"/>
    <w:rsid w:val="00B31D05"/>
    <w:rsid w:val="00B332F9"/>
    <w:rsid w:val="00B33E80"/>
    <w:rsid w:val="00B355C9"/>
    <w:rsid w:val="00B35761"/>
    <w:rsid w:val="00B35BBE"/>
    <w:rsid w:val="00B367DC"/>
    <w:rsid w:val="00B3759F"/>
    <w:rsid w:val="00B40117"/>
    <w:rsid w:val="00B41153"/>
    <w:rsid w:val="00B41FC7"/>
    <w:rsid w:val="00B44A14"/>
    <w:rsid w:val="00B46DA7"/>
    <w:rsid w:val="00B473D1"/>
    <w:rsid w:val="00B5095E"/>
    <w:rsid w:val="00B50FC3"/>
    <w:rsid w:val="00B52312"/>
    <w:rsid w:val="00B5387F"/>
    <w:rsid w:val="00B53F12"/>
    <w:rsid w:val="00B54184"/>
    <w:rsid w:val="00B542B3"/>
    <w:rsid w:val="00B54601"/>
    <w:rsid w:val="00B55DCC"/>
    <w:rsid w:val="00B560DF"/>
    <w:rsid w:val="00B60B43"/>
    <w:rsid w:val="00B73AA9"/>
    <w:rsid w:val="00B73F8C"/>
    <w:rsid w:val="00B75225"/>
    <w:rsid w:val="00B75C5B"/>
    <w:rsid w:val="00B77B62"/>
    <w:rsid w:val="00B80B22"/>
    <w:rsid w:val="00B81567"/>
    <w:rsid w:val="00B81A84"/>
    <w:rsid w:val="00B823C6"/>
    <w:rsid w:val="00B824A6"/>
    <w:rsid w:val="00B827BE"/>
    <w:rsid w:val="00B831DE"/>
    <w:rsid w:val="00B837A9"/>
    <w:rsid w:val="00B84BDC"/>
    <w:rsid w:val="00B86C12"/>
    <w:rsid w:val="00B86D07"/>
    <w:rsid w:val="00B932BC"/>
    <w:rsid w:val="00B9335B"/>
    <w:rsid w:val="00B93834"/>
    <w:rsid w:val="00B95893"/>
    <w:rsid w:val="00B97A00"/>
    <w:rsid w:val="00BA0A0E"/>
    <w:rsid w:val="00BA4CA0"/>
    <w:rsid w:val="00BA54EE"/>
    <w:rsid w:val="00BA69FA"/>
    <w:rsid w:val="00BA7AA4"/>
    <w:rsid w:val="00BB0F32"/>
    <w:rsid w:val="00BB1D3F"/>
    <w:rsid w:val="00BB345B"/>
    <w:rsid w:val="00BB39AA"/>
    <w:rsid w:val="00BB4C78"/>
    <w:rsid w:val="00BB5291"/>
    <w:rsid w:val="00BB5784"/>
    <w:rsid w:val="00BB6419"/>
    <w:rsid w:val="00BB6A51"/>
    <w:rsid w:val="00BB716B"/>
    <w:rsid w:val="00BC22DB"/>
    <w:rsid w:val="00BC7294"/>
    <w:rsid w:val="00BD0127"/>
    <w:rsid w:val="00BD09AC"/>
    <w:rsid w:val="00BD2C99"/>
    <w:rsid w:val="00BE18CD"/>
    <w:rsid w:val="00BE239D"/>
    <w:rsid w:val="00BE35EA"/>
    <w:rsid w:val="00BE6542"/>
    <w:rsid w:val="00BE6802"/>
    <w:rsid w:val="00BE7A23"/>
    <w:rsid w:val="00BE7B68"/>
    <w:rsid w:val="00BF0914"/>
    <w:rsid w:val="00BF2AB4"/>
    <w:rsid w:val="00BF2D55"/>
    <w:rsid w:val="00BF3CC8"/>
    <w:rsid w:val="00BF633A"/>
    <w:rsid w:val="00BF7877"/>
    <w:rsid w:val="00C00B7B"/>
    <w:rsid w:val="00C0273B"/>
    <w:rsid w:val="00C04146"/>
    <w:rsid w:val="00C04E60"/>
    <w:rsid w:val="00C06496"/>
    <w:rsid w:val="00C10985"/>
    <w:rsid w:val="00C11BF5"/>
    <w:rsid w:val="00C13936"/>
    <w:rsid w:val="00C1426D"/>
    <w:rsid w:val="00C146F2"/>
    <w:rsid w:val="00C151D0"/>
    <w:rsid w:val="00C15281"/>
    <w:rsid w:val="00C160F8"/>
    <w:rsid w:val="00C169D9"/>
    <w:rsid w:val="00C16F41"/>
    <w:rsid w:val="00C17C1E"/>
    <w:rsid w:val="00C20969"/>
    <w:rsid w:val="00C214A3"/>
    <w:rsid w:val="00C21641"/>
    <w:rsid w:val="00C22636"/>
    <w:rsid w:val="00C23B06"/>
    <w:rsid w:val="00C24202"/>
    <w:rsid w:val="00C2500B"/>
    <w:rsid w:val="00C268A8"/>
    <w:rsid w:val="00C26AEB"/>
    <w:rsid w:val="00C27252"/>
    <w:rsid w:val="00C27280"/>
    <w:rsid w:val="00C272BB"/>
    <w:rsid w:val="00C2739C"/>
    <w:rsid w:val="00C2764E"/>
    <w:rsid w:val="00C31CE2"/>
    <w:rsid w:val="00C31FE9"/>
    <w:rsid w:val="00C321E6"/>
    <w:rsid w:val="00C33879"/>
    <w:rsid w:val="00C3462B"/>
    <w:rsid w:val="00C35691"/>
    <w:rsid w:val="00C356E6"/>
    <w:rsid w:val="00C35E76"/>
    <w:rsid w:val="00C379A5"/>
    <w:rsid w:val="00C37DC0"/>
    <w:rsid w:val="00C4086E"/>
    <w:rsid w:val="00C417CE"/>
    <w:rsid w:val="00C419EB"/>
    <w:rsid w:val="00C41DD0"/>
    <w:rsid w:val="00C43536"/>
    <w:rsid w:val="00C436F6"/>
    <w:rsid w:val="00C43D8E"/>
    <w:rsid w:val="00C45741"/>
    <w:rsid w:val="00C52457"/>
    <w:rsid w:val="00C53C58"/>
    <w:rsid w:val="00C54A87"/>
    <w:rsid w:val="00C55587"/>
    <w:rsid w:val="00C56DE7"/>
    <w:rsid w:val="00C5704C"/>
    <w:rsid w:val="00C57286"/>
    <w:rsid w:val="00C57EF7"/>
    <w:rsid w:val="00C60827"/>
    <w:rsid w:val="00C62AEE"/>
    <w:rsid w:val="00C66FB9"/>
    <w:rsid w:val="00C6790E"/>
    <w:rsid w:val="00C70EE2"/>
    <w:rsid w:val="00C738D4"/>
    <w:rsid w:val="00C73CDD"/>
    <w:rsid w:val="00C7504B"/>
    <w:rsid w:val="00C773FA"/>
    <w:rsid w:val="00C775EF"/>
    <w:rsid w:val="00C77AC6"/>
    <w:rsid w:val="00C80F03"/>
    <w:rsid w:val="00C81122"/>
    <w:rsid w:val="00C814B4"/>
    <w:rsid w:val="00C81CD8"/>
    <w:rsid w:val="00C8200D"/>
    <w:rsid w:val="00C830BA"/>
    <w:rsid w:val="00C85685"/>
    <w:rsid w:val="00C85B65"/>
    <w:rsid w:val="00C86BA5"/>
    <w:rsid w:val="00C87511"/>
    <w:rsid w:val="00C878E2"/>
    <w:rsid w:val="00C90A21"/>
    <w:rsid w:val="00C92196"/>
    <w:rsid w:val="00C92500"/>
    <w:rsid w:val="00C94EBA"/>
    <w:rsid w:val="00CA3EEF"/>
    <w:rsid w:val="00CA6A30"/>
    <w:rsid w:val="00CB066B"/>
    <w:rsid w:val="00CB3516"/>
    <w:rsid w:val="00CB496A"/>
    <w:rsid w:val="00CB57C7"/>
    <w:rsid w:val="00CB616E"/>
    <w:rsid w:val="00CB63E3"/>
    <w:rsid w:val="00CB7AFB"/>
    <w:rsid w:val="00CC2BB6"/>
    <w:rsid w:val="00CC2C1F"/>
    <w:rsid w:val="00CC2F13"/>
    <w:rsid w:val="00CC39D1"/>
    <w:rsid w:val="00CC5502"/>
    <w:rsid w:val="00CD2197"/>
    <w:rsid w:val="00CD3CA1"/>
    <w:rsid w:val="00CD5750"/>
    <w:rsid w:val="00CD7112"/>
    <w:rsid w:val="00CD7334"/>
    <w:rsid w:val="00CE4A2C"/>
    <w:rsid w:val="00CE55E7"/>
    <w:rsid w:val="00CE5B21"/>
    <w:rsid w:val="00CE6F84"/>
    <w:rsid w:val="00CF6E78"/>
    <w:rsid w:val="00CF7FC7"/>
    <w:rsid w:val="00D0059B"/>
    <w:rsid w:val="00D00D50"/>
    <w:rsid w:val="00D02196"/>
    <w:rsid w:val="00D03F11"/>
    <w:rsid w:val="00D05523"/>
    <w:rsid w:val="00D06331"/>
    <w:rsid w:val="00D06A02"/>
    <w:rsid w:val="00D07D9C"/>
    <w:rsid w:val="00D10BA8"/>
    <w:rsid w:val="00D111EE"/>
    <w:rsid w:val="00D1334F"/>
    <w:rsid w:val="00D138AC"/>
    <w:rsid w:val="00D148AE"/>
    <w:rsid w:val="00D1514E"/>
    <w:rsid w:val="00D15467"/>
    <w:rsid w:val="00D17B44"/>
    <w:rsid w:val="00D21A9F"/>
    <w:rsid w:val="00D21E30"/>
    <w:rsid w:val="00D30090"/>
    <w:rsid w:val="00D32704"/>
    <w:rsid w:val="00D3289F"/>
    <w:rsid w:val="00D33E91"/>
    <w:rsid w:val="00D3488D"/>
    <w:rsid w:val="00D3526A"/>
    <w:rsid w:val="00D36489"/>
    <w:rsid w:val="00D3780F"/>
    <w:rsid w:val="00D4060A"/>
    <w:rsid w:val="00D40E19"/>
    <w:rsid w:val="00D4214B"/>
    <w:rsid w:val="00D42C2D"/>
    <w:rsid w:val="00D43AB7"/>
    <w:rsid w:val="00D461AE"/>
    <w:rsid w:val="00D47E4F"/>
    <w:rsid w:val="00D5115F"/>
    <w:rsid w:val="00D5262F"/>
    <w:rsid w:val="00D5301D"/>
    <w:rsid w:val="00D600A7"/>
    <w:rsid w:val="00D60A55"/>
    <w:rsid w:val="00D62727"/>
    <w:rsid w:val="00D62ED1"/>
    <w:rsid w:val="00D63751"/>
    <w:rsid w:val="00D63758"/>
    <w:rsid w:val="00D65328"/>
    <w:rsid w:val="00D65705"/>
    <w:rsid w:val="00D66B4E"/>
    <w:rsid w:val="00D6726E"/>
    <w:rsid w:val="00D70023"/>
    <w:rsid w:val="00D70076"/>
    <w:rsid w:val="00D701B8"/>
    <w:rsid w:val="00D71BCB"/>
    <w:rsid w:val="00D72567"/>
    <w:rsid w:val="00D73339"/>
    <w:rsid w:val="00D73547"/>
    <w:rsid w:val="00D76D2A"/>
    <w:rsid w:val="00D7793B"/>
    <w:rsid w:val="00D805D4"/>
    <w:rsid w:val="00D813B7"/>
    <w:rsid w:val="00D81DF3"/>
    <w:rsid w:val="00D83647"/>
    <w:rsid w:val="00D84EC7"/>
    <w:rsid w:val="00D871AB"/>
    <w:rsid w:val="00D91577"/>
    <w:rsid w:val="00D9172C"/>
    <w:rsid w:val="00D92DA1"/>
    <w:rsid w:val="00D938A1"/>
    <w:rsid w:val="00D94169"/>
    <w:rsid w:val="00D946E7"/>
    <w:rsid w:val="00D94DB5"/>
    <w:rsid w:val="00D951FC"/>
    <w:rsid w:val="00D9719F"/>
    <w:rsid w:val="00D97271"/>
    <w:rsid w:val="00DA1854"/>
    <w:rsid w:val="00DA2CFB"/>
    <w:rsid w:val="00DA340A"/>
    <w:rsid w:val="00DA37D0"/>
    <w:rsid w:val="00DA7D79"/>
    <w:rsid w:val="00DB0148"/>
    <w:rsid w:val="00DB0594"/>
    <w:rsid w:val="00DB18DC"/>
    <w:rsid w:val="00DB248B"/>
    <w:rsid w:val="00DB24C7"/>
    <w:rsid w:val="00DB28AF"/>
    <w:rsid w:val="00DB296F"/>
    <w:rsid w:val="00DC3436"/>
    <w:rsid w:val="00DC4B07"/>
    <w:rsid w:val="00DC4F9D"/>
    <w:rsid w:val="00DD0915"/>
    <w:rsid w:val="00DD1473"/>
    <w:rsid w:val="00DD200C"/>
    <w:rsid w:val="00DD3929"/>
    <w:rsid w:val="00DD3D01"/>
    <w:rsid w:val="00DD3F3E"/>
    <w:rsid w:val="00DD3F71"/>
    <w:rsid w:val="00DD63C6"/>
    <w:rsid w:val="00DE0BDA"/>
    <w:rsid w:val="00DE130F"/>
    <w:rsid w:val="00DE2484"/>
    <w:rsid w:val="00DE32B9"/>
    <w:rsid w:val="00DE367E"/>
    <w:rsid w:val="00DE66D2"/>
    <w:rsid w:val="00DE6AFF"/>
    <w:rsid w:val="00DE6F7F"/>
    <w:rsid w:val="00DE73B0"/>
    <w:rsid w:val="00DE7F5C"/>
    <w:rsid w:val="00DF0549"/>
    <w:rsid w:val="00DF0652"/>
    <w:rsid w:val="00DF1750"/>
    <w:rsid w:val="00DF1B31"/>
    <w:rsid w:val="00DF52AC"/>
    <w:rsid w:val="00DF5429"/>
    <w:rsid w:val="00DF5726"/>
    <w:rsid w:val="00DF6CE2"/>
    <w:rsid w:val="00DF7121"/>
    <w:rsid w:val="00E0019D"/>
    <w:rsid w:val="00E00BBA"/>
    <w:rsid w:val="00E00FFF"/>
    <w:rsid w:val="00E01003"/>
    <w:rsid w:val="00E01A5B"/>
    <w:rsid w:val="00E05555"/>
    <w:rsid w:val="00E073CB"/>
    <w:rsid w:val="00E10BF8"/>
    <w:rsid w:val="00E10F71"/>
    <w:rsid w:val="00E13149"/>
    <w:rsid w:val="00E141E7"/>
    <w:rsid w:val="00E16E72"/>
    <w:rsid w:val="00E17B71"/>
    <w:rsid w:val="00E22346"/>
    <w:rsid w:val="00E22D6A"/>
    <w:rsid w:val="00E31BD1"/>
    <w:rsid w:val="00E3300F"/>
    <w:rsid w:val="00E3324B"/>
    <w:rsid w:val="00E3363E"/>
    <w:rsid w:val="00E34D6A"/>
    <w:rsid w:val="00E36BD4"/>
    <w:rsid w:val="00E40468"/>
    <w:rsid w:val="00E43FFD"/>
    <w:rsid w:val="00E4453E"/>
    <w:rsid w:val="00E44DCC"/>
    <w:rsid w:val="00E46326"/>
    <w:rsid w:val="00E464AB"/>
    <w:rsid w:val="00E47285"/>
    <w:rsid w:val="00E543F3"/>
    <w:rsid w:val="00E5459D"/>
    <w:rsid w:val="00E549E7"/>
    <w:rsid w:val="00E60D2B"/>
    <w:rsid w:val="00E6275D"/>
    <w:rsid w:val="00E62A78"/>
    <w:rsid w:val="00E65D79"/>
    <w:rsid w:val="00E66087"/>
    <w:rsid w:val="00E7073C"/>
    <w:rsid w:val="00E71F15"/>
    <w:rsid w:val="00E72321"/>
    <w:rsid w:val="00E72BC4"/>
    <w:rsid w:val="00E73CDF"/>
    <w:rsid w:val="00E74887"/>
    <w:rsid w:val="00E75287"/>
    <w:rsid w:val="00E75762"/>
    <w:rsid w:val="00E76A2A"/>
    <w:rsid w:val="00E772B4"/>
    <w:rsid w:val="00E82787"/>
    <w:rsid w:val="00E8464B"/>
    <w:rsid w:val="00E8567D"/>
    <w:rsid w:val="00E8636C"/>
    <w:rsid w:val="00E8677E"/>
    <w:rsid w:val="00E86941"/>
    <w:rsid w:val="00E86CD9"/>
    <w:rsid w:val="00E90BC1"/>
    <w:rsid w:val="00E932B9"/>
    <w:rsid w:val="00E93322"/>
    <w:rsid w:val="00E95452"/>
    <w:rsid w:val="00E95990"/>
    <w:rsid w:val="00E95E85"/>
    <w:rsid w:val="00E95E8B"/>
    <w:rsid w:val="00E96804"/>
    <w:rsid w:val="00EA0153"/>
    <w:rsid w:val="00EA0366"/>
    <w:rsid w:val="00EA2043"/>
    <w:rsid w:val="00EA2745"/>
    <w:rsid w:val="00EA4BA9"/>
    <w:rsid w:val="00EA5656"/>
    <w:rsid w:val="00EA5C0D"/>
    <w:rsid w:val="00EA75C9"/>
    <w:rsid w:val="00EB1698"/>
    <w:rsid w:val="00EB421B"/>
    <w:rsid w:val="00EB6A23"/>
    <w:rsid w:val="00EB7AF7"/>
    <w:rsid w:val="00EC0498"/>
    <w:rsid w:val="00EC0BBD"/>
    <w:rsid w:val="00EC32A9"/>
    <w:rsid w:val="00EC3555"/>
    <w:rsid w:val="00EC3C1A"/>
    <w:rsid w:val="00EC42BB"/>
    <w:rsid w:val="00EC4B82"/>
    <w:rsid w:val="00EC70CB"/>
    <w:rsid w:val="00EC7F13"/>
    <w:rsid w:val="00ED0052"/>
    <w:rsid w:val="00ED3C2B"/>
    <w:rsid w:val="00ED46A3"/>
    <w:rsid w:val="00ED4E06"/>
    <w:rsid w:val="00ED7862"/>
    <w:rsid w:val="00EE1E12"/>
    <w:rsid w:val="00EE2335"/>
    <w:rsid w:val="00EE27B7"/>
    <w:rsid w:val="00EE3B74"/>
    <w:rsid w:val="00EE6326"/>
    <w:rsid w:val="00EF2147"/>
    <w:rsid w:val="00EF37F2"/>
    <w:rsid w:val="00EF4B4E"/>
    <w:rsid w:val="00EF4CB3"/>
    <w:rsid w:val="00EF5408"/>
    <w:rsid w:val="00F02328"/>
    <w:rsid w:val="00F027A4"/>
    <w:rsid w:val="00F03FB0"/>
    <w:rsid w:val="00F04219"/>
    <w:rsid w:val="00F0491A"/>
    <w:rsid w:val="00F04980"/>
    <w:rsid w:val="00F0606C"/>
    <w:rsid w:val="00F062C5"/>
    <w:rsid w:val="00F07A8D"/>
    <w:rsid w:val="00F07F6D"/>
    <w:rsid w:val="00F1132D"/>
    <w:rsid w:val="00F12DFF"/>
    <w:rsid w:val="00F1307C"/>
    <w:rsid w:val="00F14160"/>
    <w:rsid w:val="00F1456E"/>
    <w:rsid w:val="00F179B4"/>
    <w:rsid w:val="00F20302"/>
    <w:rsid w:val="00F212D7"/>
    <w:rsid w:val="00F22D9E"/>
    <w:rsid w:val="00F240E7"/>
    <w:rsid w:val="00F24256"/>
    <w:rsid w:val="00F24FE4"/>
    <w:rsid w:val="00F25862"/>
    <w:rsid w:val="00F258D0"/>
    <w:rsid w:val="00F269E2"/>
    <w:rsid w:val="00F2767F"/>
    <w:rsid w:val="00F27A53"/>
    <w:rsid w:val="00F30481"/>
    <w:rsid w:val="00F30BFE"/>
    <w:rsid w:val="00F30CDA"/>
    <w:rsid w:val="00F3346D"/>
    <w:rsid w:val="00F3383D"/>
    <w:rsid w:val="00F34FF6"/>
    <w:rsid w:val="00F36363"/>
    <w:rsid w:val="00F363D4"/>
    <w:rsid w:val="00F44208"/>
    <w:rsid w:val="00F47A6A"/>
    <w:rsid w:val="00F5169E"/>
    <w:rsid w:val="00F53864"/>
    <w:rsid w:val="00F544B2"/>
    <w:rsid w:val="00F554E4"/>
    <w:rsid w:val="00F561B5"/>
    <w:rsid w:val="00F57E05"/>
    <w:rsid w:val="00F6079F"/>
    <w:rsid w:val="00F625E3"/>
    <w:rsid w:val="00F6286A"/>
    <w:rsid w:val="00F6400D"/>
    <w:rsid w:val="00F65D0B"/>
    <w:rsid w:val="00F70F94"/>
    <w:rsid w:val="00F7158D"/>
    <w:rsid w:val="00F71713"/>
    <w:rsid w:val="00F73BCE"/>
    <w:rsid w:val="00F758CF"/>
    <w:rsid w:val="00F75D25"/>
    <w:rsid w:val="00F75DE3"/>
    <w:rsid w:val="00F777FA"/>
    <w:rsid w:val="00F77D8F"/>
    <w:rsid w:val="00F81C83"/>
    <w:rsid w:val="00F83260"/>
    <w:rsid w:val="00F85ABD"/>
    <w:rsid w:val="00F97497"/>
    <w:rsid w:val="00F97F97"/>
    <w:rsid w:val="00FA24F8"/>
    <w:rsid w:val="00FA263B"/>
    <w:rsid w:val="00FA2FF7"/>
    <w:rsid w:val="00FA7419"/>
    <w:rsid w:val="00FA7917"/>
    <w:rsid w:val="00FB1A82"/>
    <w:rsid w:val="00FB2C8F"/>
    <w:rsid w:val="00FB3718"/>
    <w:rsid w:val="00FB4C90"/>
    <w:rsid w:val="00FB5D81"/>
    <w:rsid w:val="00FB744F"/>
    <w:rsid w:val="00FB7FF6"/>
    <w:rsid w:val="00FC0106"/>
    <w:rsid w:val="00FC1085"/>
    <w:rsid w:val="00FC2184"/>
    <w:rsid w:val="00FC2471"/>
    <w:rsid w:val="00FC5C15"/>
    <w:rsid w:val="00FC5C5E"/>
    <w:rsid w:val="00FC75CD"/>
    <w:rsid w:val="00FC78C1"/>
    <w:rsid w:val="00FD18EA"/>
    <w:rsid w:val="00FD1A2C"/>
    <w:rsid w:val="00FD1CDF"/>
    <w:rsid w:val="00FD275D"/>
    <w:rsid w:val="00FD28CB"/>
    <w:rsid w:val="00FD3347"/>
    <w:rsid w:val="00FD5992"/>
    <w:rsid w:val="00FD782E"/>
    <w:rsid w:val="00FD7B8B"/>
    <w:rsid w:val="00FE0260"/>
    <w:rsid w:val="00FE1DD8"/>
    <w:rsid w:val="00FE1F6B"/>
    <w:rsid w:val="00FE27D9"/>
    <w:rsid w:val="00FE4CC6"/>
    <w:rsid w:val="00FE6469"/>
    <w:rsid w:val="00FE70E5"/>
    <w:rsid w:val="00FE7CA9"/>
    <w:rsid w:val="00FF15CB"/>
    <w:rsid w:val="00FF3D39"/>
    <w:rsid w:val="00FF41E6"/>
    <w:rsid w:val="00FF4957"/>
    <w:rsid w:val="00FF4C9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3A041"/>
  <w15:chartTrackingRefBased/>
  <w15:docId w15:val="{AC9B6797-0152-9949-B516-9B3791ADB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547"/>
    <w:pPr>
      <w:spacing w:after="0" w:line="240" w:lineRule="auto"/>
      <w:jc w:val="both"/>
    </w:pPr>
    <w:rPr>
      <w:rFonts w:ascii="Arial" w:eastAsia="Times New Roman" w:hAnsi="Arial" w:cs="Arial"/>
      <w:kern w:val="0"/>
      <w:sz w:val="22"/>
      <w:szCs w:val="22"/>
      <w:lang w:val="en-GB" w:eastAsia="en-GB"/>
      <w14:ligatures w14:val="none"/>
    </w:rPr>
  </w:style>
  <w:style w:type="paragraph" w:styleId="Heading1">
    <w:name w:val="heading 1"/>
    <w:basedOn w:val="Normal"/>
    <w:next w:val="Normal"/>
    <w:link w:val="Heading1Char"/>
    <w:uiPriority w:val="9"/>
    <w:qFormat/>
    <w:rsid w:val="00B367DC"/>
    <w:pPr>
      <w:keepNext/>
      <w:keepLines/>
      <w:spacing w:before="360" w:after="80"/>
      <w:outlineLvl w:val="0"/>
    </w:pPr>
    <w:rPr>
      <w:rFonts w:asciiTheme="majorHAnsi" w:eastAsiaTheme="majorEastAsia" w:hAnsiTheme="majorHAnsi" w:cstheme="majorBidi"/>
      <w:color w:val="0F4761" w:themeColor="accent1" w:themeShade="BF"/>
      <w:sz w:val="40"/>
      <w:szCs w:val="40"/>
      <w:lang w:val="en-US" w:eastAsia="en-US"/>
    </w:rPr>
  </w:style>
  <w:style w:type="paragraph" w:styleId="Heading2">
    <w:name w:val="heading 2"/>
    <w:basedOn w:val="Normal"/>
    <w:next w:val="Normal"/>
    <w:link w:val="Heading2Char"/>
    <w:uiPriority w:val="9"/>
    <w:semiHidden/>
    <w:unhideWhenUsed/>
    <w:qFormat/>
    <w:rsid w:val="00B367DC"/>
    <w:pPr>
      <w:keepNext/>
      <w:keepLines/>
      <w:spacing w:before="160" w:after="80"/>
      <w:outlineLvl w:val="1"/>
    </w:pPr>
    <w:rPr>
      <w:rFonts w:asciiTheme="majorHAnsi" w:eastAsiaTheme="majorEastAsia" w:hAnsiTheme="majorHAnsi" w:cstheme="majorBidi"/>
      <w:color w:val="0F4761" w:themeColor="accent1" w:themeShade="BF"/>
      <w:sz w:val="32"/>
      <w:szCs w:val="32"/>
      <w:lang w:val="en-US" w:eastAsia="en-US"/>
    </w:rPr>
  </w:style>
  <w:style w:type="paragraph" w:styleId="Heading3">
    <w:name w:val="heading 3"/>
    <w:basedOn w:val="Normal"/>
    <w:next w:val="Normal"/>
    <w:link w:val="Heading3Char"/>
    <w:uiPriority w:val="9"/>
    <w:unhideWhenUsed/>
    <w:qFormat/>
    <w:rsid w:val="00B367DC"/>
    <w:pPr>
      <w:keepNext/>
      <w:keepLines/>
      <w:spacing w:before="160" w:after="80"/>
      <w:outlineLvl w:val="2"/>
    </w:pPr>
    <w:rPr>
      <w:rFonts w:eastAsiaTheme="majorEastAsia" w:cstheme="majorBidi"/>
      <w:color w:val="0F4761" w:themeColor="accent1" w:themeShade="BF"/>
      <w:sz w:val="28"/>
      <w:szCs w:val="28"/>
      <w:lang w:val="en-US" w:eastAsia="en-US"/>
    </w:rPr>
  </w:style>
  <w:style w:type="paragraph" w:styleId="Heading4">
    <w:name w:val="heading 4"/>
    <w:basedOn w:val="Normal"/>
    <w:next w:val="Normal"/>
    <w:link w:val="Heading4Char"/>
    <w:uiPriority w:val="9"/>
    <w:semiHidden/>
    <w:unhideWhenUsed/>
    <w:qFormat/>
    <w:rsid w:val="00B367DC"/>
    <w:pPr>
      <w:keepNext/>
      <w:keepLines/>
      <w:spacing w:before="80" w:after="40"/>
      <w:outlineLvl w:val="3"/>
    </w:pPr>
    <w:rPr>
      <w:rFonts w:eastAsiaTheme="majorEastAsia" w:cstheme="majorBidi"/>
      <w:i/>
      <w:iCs/>
      <w:color w:val="0F4761" w:themeColor="accent1" w:themeShade="BF"/>
      <w:lang w:val="en-US" w:eastAsia="en-US"/>
    </w:rPr>
  </w:style>
  <w:style w:type="paragraph" w:styleId="Heading5">
    <w:name w:val="heading 5"/>
    <w:basedOn w:val="Normal"/>
    <w:next w:val="Normal"/>
    <w:link w:val="Heading5Char"/>
    <w:uiPriority w:val="9"/>
    <w:semiHidden/>
    <w:unhideWhenUsed/>
    <w:qFormat/>
    <w:rsid w:val="00B367DC"/>
    <w:pPr>
      <w:keepNext/>
      <w:keepLines/>
      <w:spacing w:before="80" w:after="40"/>
      <w:outlineLvl w:val="4"/>
    </w:pPr>
    <w:rPr>
      <w:rFonts w:eastAsiaTheme="majorEastAsia" w:cstheme="majorBidi"/>
      <w:color w:val="0F4761" w:themeColor="accent1" w:themeShade="BF"/>
      <w:lang w:val="en-US" w:eastAsia="en-US"/>
    </w:rPr>
  </w:style>
  <w:style w:type="paragraph" w:styleId="Heading6">
    <w:name w:val="heading 6"/>
    <w:basedOn w:val="Normal"/>
    <w:next w:val="Normal"/>
    <w:link w:val="Heading6Char"/>
    <w:uiPriority w:val="9"/>
    <w:semiHidden/>
    <w:unhideWhenUsed/>
    <w:qFormat/>
    <w:rsid w:val="00B367DC"/>
    <w:pPr>
      <w:keepNext/>
      <w:keepLines/>
      <w:spacing w:before="40"/>
      <w:outlineLvl w:val="5"/>
    </w:pPr>
    <w:rPr>
      <w:rFonts w:eastAsiaTheme="majorEastAsia" w:cstheme="majorBidi"/>
      <w:i/>
      <w:iCs/>
      <w:color w:val="595959" w:themeColor="text1" w:themeTint="A6"/>
      <w:lang w:val="en-US" w:eastAsia="en-US"/>
    </w:rPr>
  </w:style>
  <w:style w:type="paragraph" w:styleId="Heading7">
    <w:name w:val="heading 7"/>
    <w:basedOn w:val="Normal"/>
    <w:next w:val="Normal"/>
    <w:link w:val="Heading7Char"/>
    <w:uiPriority w:val="9"/>
    <w:semiHidden/>
    <w:unhideWhenUsed/>
    <w:qFormat/>
    <w:rsid w:val="00B367DC"/>
    <w:pPr>
      <w:keepNext/>
      <w:keepLines/>
      <w:spacing w:before="40"/>
      <w:outlineLvl w:val="6"/>
    </w:pPr>
    <w:rPr>
      <w:rFonts w:eastAsiaTheme="majorEastAsia" w:cstheme="majorBidi"/>
      <w:color w:val="595959" w:themeColor="text1" w:themeTint="A6"/>
      <w:lang w:val="en-US" w:eastAsia="en-US"/>
    </w:rPr>
  </w:style>
  <w:style w:type="paragraph" w:styleId="Heading8">
    <w:name w:val="heading 8"/>
    <w:basedOn w:val="Normal"/>
    <w:next w:val="Normal"/>
    <w:link w:val="Heading8Char"/>
    <w:uiPriority w:val="9"/>
    <w:semiHidden/>
    <w:unhideWhenUsed/>
    <w:qFormat/>
    <w:rsid w:val="00B367DC"/>
    <w:pPr>
      <w:keepNext/>
      <w:keepLines/>
      <w:outlineLvl w:val="7"/>
    </w:pPr>
    <w:rPr>
      <w:rFonts w:eastAsiaTheme="majorEastAsia" w:cstheme="majorBidi"/>
      <w:i/>
      <w:iCs/>
      <w:color w:val="272727" w:themeColor="text1" w:themeTint="D8"/>
      <w:lang w:val="en-US" w:eastAsia="en-US"/>
    </w:rPr>
  </w:style>
  <w:style w:type="paragraph" w:styleId="Heading9">
    <w:name w:val="heading 9"/>
    <w:basedOn w:val="Normal"/>
    <w:next w:val="Normal"/>
    <w:link w:val="Heading9Char"/>
    <w:uiPriority w:val="9"/>
    <w:semiHidden/>
    <w:unhideWhenUsed/>
    <w:qFormat/>
    <w:rsid w:val="00B367DC"/>
    <w:pPr>
      <w:keepNext/>
      <w:keepLines/>
      <w:outlineLvl w:val="8"/>
    </w:pPr>
    <w:rPr>
      <w:rFonts w:eastAsiaTheme="majorEastAsia" w:cstheme="majorBidi"/>
      <w:color w:val="272727" w:themeColor="text1" w:themeTint="D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7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67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67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7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7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7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7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7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7DC"/>
    <w:rPr>
      <w:rFonts w:eastAsiaTheme="majorEastAsia" w:cstheme="majorBidi"/>
      <w:color w:val="272727" w:themeColor="text1" w:themeTint="D8"/>
    </w:rPr>
  </w:style>
  <w:style w:type="paragraph" w:styleId="Title">
    <w:name w:val="Title"/>
    <w:basedOn w:val="Normal"/>
    <w:next w:val="Normal"/>
    <w:link w:val="TitleChar"/>
    <w:uiPriority w:val="10"/>
    <w:qFormat/>
    <w:rsid w:val="00B367DC"/>
    <w:pPr>
      <w:spacing w:after="80"/>
      <w:contextualSpacing/>
    </w:pPr>
    <w:rPr>
      <w:rFonts w:asciiTheme="majorHAnsi" w:eastAsiaTheme="majorEastAsia" w:hAnsiTheme="majorHAnsi" w:cstheme="majorBidi"/>
      <w:spacing w:val="-10"/>
      <w:kern w:val="28"/>
      <w:sz w:val="56"/>
      <w:szCs w:val="56"/>
      <w:lang w:val="en-US" w:eastAsia="en-US"/>
    </w:rPr>
  </w:style>
  <w:style w:type="character" w:customStyle="1" w:styleId="TitleChar">
    <w:name w:val="Title Char"/>
    <w:basedOn w:val="DefaultParagraphFont"/>
    <w:link w:val="Title"/>
    <w:uiPriority w:val="10"/>
    <w:rsid w:val="00B367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7DC"/>
    <w:pPr>
      <w:numPr>
        <w:ilvl w:val="1"/>
      </w:numPr>
    </w:pPr>
    <w:rPr>
      <w:rFonts w:eastAsiaTheme="majorEastAsia" w:cstheme="majorBidi"/>
      <w:color w:val="595959" w:themeColor="text1" w:themeTint="A6"/>
      <w:spacing w:val="15"/>
      <w:sz w:val="28"/>
      <w:szCs w:val="28"/>
      <w:lang w:val="en-US" w:eastAsia="en-US"/>
    </w:rPr>
  </w:style>
  <w:style w:type="character" w:customStyle="1" w:styleId="SubtitleChar">
    <w:name w:val="Subtitle Char"/>
    <w:basedOn w:val="DefaultParagraphFont"/>
    <w:link w:val="Subtitle"/>
    <w:uiPriority w:val="11"/>
    <w:rsid w:val="00B367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7DC"/>
    <w:pPr>
      <w:spacing w:before="160"/>
      <w:jc w:val="center"/>
    </w:pPr>
    <w:rPr>
      <w:i/>
      <w:iCs/>
      <w:color w:val="404040" w:themeColor="text1" w:themeTint="BF"/>
      <w:lang w:val="en-US" w:eastAsia="en-US"/>
    </w:rPr>
  </w:style>
  <w:style w:type="character" w:customStyle="1" w:styleId="QuoteChar">
    <w:name w:val="Quote Char"/>
    <w:basedOn w:val="DefaultParagraphFont"/>
    <w:link w:val="Quote"/>
    <w:uiPriority w:val="29"/>
    <w:rsid w:val="00B367DC"/>
    <w:rPr>
      <w:i/>
      <w:iCs/>
      <w:color w:val="404040" w:themeColor="text1" w:themeTint="BF"/>
    </w:rPr>
  </w:style>
  <w:style w:type="paragraph" w:styleId="ListParagraph">
    <w:name w:val="List Paragraph"/>
    <w:basedOn w:val="Normal"/>
    <w:uiPriority w:val="34"/>
    <w:qFormat/>
    <w:rsid w:val="00B367DC"/>
    <w:pPr>
      <w:ind w:left="720"/>
      <w:contextualSpacing/>
    </w:pPr>
    <w:rPr>
      <w:lang w:val="en-US" w:eastAsia="en-US"/>
    </w:rPr>
  </w:style>
  <w:style w:type="character" w:styleId="IntenseEmphasis">
    <w:name w:val="Intense Emphasis"/>
    <w:basedOn w:val="DefaultParagraphFont"/>
    <w:uiPriority w:val="21"/>
    <w:qFormat/>
    <w:rsid w:val="00B367DC"/>
    <w:rPr>
      <w:i/>
      <w:iCs/>
      <w:color w:val="0F4761" w:themeColor="accent1" w:themeShade="BF"/>
    </w:rPr>
  </w:style>
  <w:style w:type="paragraph" w:styleId="IntenseQuote">
    <w:name w:val="Intense Quote"/>
    <w:basedOn w:val="Normal"/>
    <w:next w:val="Normal"/>
    <w:link w:val="IntenseQuoteChar"/>
    <w:uiPriority w:val="30"/>
    <w:qFormat/>
    <w:rsid w:val="00B367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US" w:eastAsia="en-US"/>
    </w:rPr>
  </w:style>
  <w:style w:type="character" w:customStyle="1" w:styleId="IntenseQuoteChar">
    <w:name w:val="Intense Quote Char"/>
    <w:basedOn w:val="DefaultParagraphFont"/>
    <w:link w:val="IntenseQuote"/>
    <w:uiPriority w:val="30"/>
    <w:rsid w:val="00B367DC"/>
    <w:rPr>
      <w:i/>
      <w:iCs/>
      <w:color w:val="0F4761" w:themeColor="accent1" w:themeShade="BF"/>
    </w:rPr>
  </w:style>
  <w:style w:type="character" w:styleId="IntenseReference">
    <w:name w:val="Intense Reference"/>
    <w:basedOn w:val="DefaultParagraphFont"/>
    <w:uiPriority w:val="32"/>
    <w:qFormat/>
    <w:rsid w:val="00B367DC"/>
    <w:rPr>
      <w:b/>
      <w:bCs/>
      <w:smallCaps/>
      <w:color w:val="0F4761" w:themeColor="accent1" w:themeShade="BF"/>
      <w:spacing w:val="5"/>
    </w:rPr>
  </w:style>
  <w:style w:type="paragraph" w:styleId="NormalWeb">
    <w:name w:val="Normal (Web)"/>
    <w:basedOn w:val="Normal"/>
    <w:uiPriority w:val="99"/>
    <w:unhideWhenUsed/>
    <w:rsid w:val="007B596B"/>
    <w:pPr>
      <w:spacing w:before="100" w:beforeAutospacing="1" w:after="100" w:afterAutospacing="1"/>
    </w:pPr>
    <w:rPr>
      <w:lang w:val="en-US" w:eastAsia="en-US"/>
    </w:rPr>
  </w:style>
  <w:style w:type="character" w:styleId="Strong">
    <w:name w:val="Strong"/>
    <w:basedOn w:val="DefaultParagraphFont"/>
    <w:uiPriority w:val="22"/>
    <w:qFormat/>
    <w:rsid w:val="007B596B"/>
    <w:rPr>
      <w:b/>
      <w:bCs/>
    </w:rPr>
  </w:style>
  <w:style w:type="character" w:styleId="Emphasis">
    <w:name w:val="Emphasis"/>
    <w:basedOn w:val="DefaultParagraphFont"/>
    <w:uiPriority w:val="20"/>
    <w:qFormat/>
    <w:rsid w:val="007B596B"/>
    <w:rPr>
      <w:i/>
      <w:iCs/>
    </w:rPr>
  </w:style>
  <w:style w:type="paragraph" w:styleId="Caption">
    <w:name w:val="caption"/>
    <w:basedOn w:val="Normal"/>
    <w:next w:val="Normal"/>
    <w:uiPriority w:val="35"/>
    <w:unhideWhenUsed/>
    <w:qFormat/>
    <w:rsid w:val="00BD2C99"/>
    <w:pPr>
      <w:spacing w:after="200"/>
    </w:pPr>
    <w:rPr>
      <w:rFonts w:eastAsiaTheme="minorEastAsia"/>
      <w:bCs/>
      <w:color w:val="000000" w:themeColor="text1"/>
      <w:lang w:val="en-US" w:eastAsia="en-US"/>
    </w:rPr>
  </w:style>
  <w:style w:type="character" w:styleId="HTMLCode">
    <w:name w:val="HTML Code"/>
    <w:basedOn w:val="DefaultParagraphFont"/>
    <w:uiPriority w:val="99"/>
    <w:semiHidden/>
    <w:unhideWhenUsed/>
    <w:rsid w:val="00C26AEB"/>
    <w:rPr>
      <w:rFonts w:ascii="Courier New" w:eastAsia="Times New Roman" w:hAnsi="Courier New" w:cs="Courier New"/>
      <w:sz w:val="20"/>
      <w:szCs w:val="20"/>
    </w:rPr>
  </w:style>
  <w:style w:type="character" w:styleId="PlaceholderText">
    <w:name w:val="Placeholder Text"/>
    <w:basedOn w:val="DefaultParagraphFont"/>
    <w:uiPriority w:val="99"/>
    <w:semiHidden/>
    <w:rsid w:val="00342D61"/>
    <w:rPr>
      <w:color w:val="666666"/>
    </w:rPr>
  </w:style>
  <w:style w:type="table" w:styleId="TableGrid">
    <w:name w:val="Table Grid"/>
    <w:basedOn w:val="TableNormal"/>
    <w:uiPriority w:val="39"/>
    <w:rsid w:val="000C3C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97497"/>
    <w:rPr>
      <w:sz w:val="16"/>
      <w:szCs w:val="16"/>
    </w:rPr>
  </w:style>
  <w:style w:type="paragraph" w:styleId="CommentText">
    <w:name w:val="annotation text"/>
    <w:basedOn w:val="Normal"/>
    <w:link w:val="CommentTextChar"/>
    <w:uiPriority w:val="99"/>
    <w:semiHidden/>
    <w:unhideWhenUsed/>
    <w:rsid w:val="00692818"/>
    <w:rPr>
      <w:sz w:val="20"/>
      <w:szCs w:val="20"/>
      <w:lang w:val="en-US" w:eastAsia="en-US"/>
    </w:rPr>
  </w:style>
  <w:style w:type="character" w:customStyle="1" w:styleId="CommentTextChar">
    <w:name w:val="Comment Text Char"/>
    <w:basedOn w:val="DefaultParagraphFont"/>
    <w:link w:val="CommentText"/>
    <w:uiPriority w:val="99"/>
    <w:semiHidden/>
    <w:rsid w:val="00692818"/>
    <w:rPr>
      <w:rFonts w:ascii="Arial" w:eastAsia="Times New Roman" w:hAnsi="Arial"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92818"/>
    <w:rPr>
      <w:b/>
      <w:bCs/>
    </w:rPr>
  </w:style>
  <w:style w:type="character" w:customStyle="1" w:styleId="CommentSubjectChar">
    <w:name w:val="Comment Subject Char"/>
    <w:basedOn w:val="CommentTextChar"/>
    <w:link w:val="CommentSubject"/>
    <w:uiPriority w:val="99"/>
    <w:semiHidden/>
    <w:rsid w:val="00692818"/>
    <w:rPr>
      <w:rFonts w:ascii="Arial" w:eastAsia="Times New Roman" w:hAnsi="Arial" w:cs="Times New Roman"/>
      <w:b/>
      <w:bCs/>
      <w:kern w:val="0"/>
      <w:sz w:val="20"/>
      <w:szCs w:val="20"/>
      <w14:ligatures w14:val="none"/>
    </w:rPr>
  </w:style>
  <w:style w:type="paragraph" w:styleId="Revision">
    <w:name w:val="Revision"/>
    <w:hidden/>
    <w:uiPriority w:val="99"/>
    <w:semiHidden/>
    <w:rsid w:val="00101231"/>
    <w:pPr>
      <w:spacing w:after="0" w:line="240" w:lineRule="auto"/>
    </w:pPr>
    <w:rPr>
      <w:rFonts w:ascii="Arial" w:eastAsia="Times New Roman" w:hAnsi="Arial" w:cs="Times New Roman"/>
      <w:kern w:val="0"/>
      <w:sz w:val="22"/>
      <w14:ligatures w14:val="none"/>
    </w:rPr>
  </w:style>
  <w:style w:type="table" w:styleId="PlainTable1">
    <w:name w:val="Plain Table 1"/>
    <w:basedOn w:val="TableNormal"/>
    <w:uiPriority w:val="41"/>
    <w:rsid w:val="006F6E7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emf"/><Relationship Id="rId12" Type="http://schemas.openxmlformats.org/officeDocument/2006/relationships/image" Target="media/image7.png"/><Relationship Id="rId17" Type="http://schemas.openxmlformats.org/officeDocument/2006/relationships/image" Target="media/image12.emf"/><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emf"/><Relationship Id="rId20" Type="http://schemas.openxmlformats.org/officeDocument/2006/relationships/image" Target="media/image15.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7CCE6D-2056-D644-96DD-55211A79E0E0}">
  <we:reference id="wa104382081" version="1.55.1.0" store="en-US" storeType="OMEX"/>
  <we:alternateReferences>
    <we:reference id="wa104382081" version="1.55.1.0" store="wa104382081" storeType="OMEX"/>
  </we:alternateReferences>
  <we:properties>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0B5D0-7DDE-134E-986B-7AEC08E0B009}">
  <ds:schemaRefs>
    <ds:schemaRef ds:uri="http://schemas.openxmlformats.org/officeDocument/2006/bibliography"/>
  </ds:schemaRefs>
</ds:datastoreItem>
</file>

<file path=docMetadata/LabelInfo.xml><?xml version="1.0" encoding="utf-8"?>
<clbl:labelList xmlns:clbl="http://schemas.microsoft.com/office/2020/mipLabelMetadata">
  <clbl:label id="{569df091-b013-40e3-86ee-bd9cb9e25814}" enabled="0" method="" siteId="{569df091-b013-40e3-86ee-bd9cb9e25814}" removed="1"/>
</clbl:labelList>
</file>

<file path=docProps/app.xml><?xml version="1.0" encoding="utf-8"?>
<Properties xmlns="http://schemas.openxmlformats.org/officeDocument/2006/extended-properties" xmlns:vt="http://schemas.openxmlformats.org/officeDocument/2006/docPropsVTypes">
  <Template>Normal.dotm</Template>
  <TotalTime>36</TotalTime>
  <Pages>16</Pages>
  <Words>2021</Words>
  <Characters>11522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Eduardo Castro Cruces</dc:creator>
  <cp:keywords/>
  <dc:description/>
  <cp:lastModifiedBy>Jorge Eduardo Castro Cruces</cp:lastModifiedBy>
  <cp:revision>44</cp:revision>
  <cp:lastPrinted>2026-06-25T09:25:00Z</cp:lastPrinted>
  <dcterms:created xsi:type="dcterms:W3CDTF">2026-08-08T12:14:00Z</dcterms:created>
  <dcterms:modified xsi:type="dcterms:W3CDTF">2026-09-08T20:42:00Z</dcterms:modified>
</cp:coreProperties>
</file>